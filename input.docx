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ind w:left="0" w:firstLine="0"/>
        <w:jc w:val="center"/>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EXHIBIT A</w:t>
      </w:r>
    </w:p>
    <w:p w:rsidR="00000000" w:rsidDel="00000000" w:rsidP="00000000" w:rsidRDefault="00000000" w:rsidRPr="00000000" w14:paraId="00000002">
      <w:pPr>
        <w:pStyle w:val="Title"/>
        <w:spacing w:after="0" w:lineRule="auto"/>
        <w:ind w:firstLine="0"/>
        <w:rPr>
          <w:rFonts w:ascii="Quattrocento Sans" w:cs="Quattrocento Sans" w:eastAsia="Quattrocento Sans" w:hAnsi="Quattrocento Sans"/>
        </w:rPr>
      </w:pPr>
      <w:sdt>
        <w:sdtPr>
          <w:id w:val="-1182642695"/>
          <w:tag w:val="goog_rdk_0"/>
        </w:sdtPr>
        <w:sdtContent>
          <w:commentRangeStart w:id="0"/>
        </w:sdtContent>
      </w:sdt>
      <w:sdt>
        <w:sdtPr>
          <w:id w:val="-506607023"/>
          <w:tag w:val="goog_rdk_1"/>
        </w:sdtPr>
        <w:sdtContent>
          <w:commentRangeStart w:id="1"/>
        </w:sdtContent>
      </w:sdt>
      <w:sdt>
        <w:sdtPr>
          <w:id w:val="-583198294"/>
          <w:tag w:val="goog_rdk_2"/>
        </w:sdtPr>
        <w:sdtContent>
          <w:commentRangeStart w:id="2"/>
        </w:sdtContent>
      </w:sdt>
      <w:r w:rsidDel="00000000" w:rsidR="00000000" w:rsidRPr="00000000">
        <w:rPr>
          <w:rFonts w:ascii="Quattrocento Sans" w:cs="Quattrocento Sans" w:eastAsia="Quattrocento Sans" w:hAnsi="Quattrocento Sans"/>
          <w:rtl w:val="0"/>
        </w:rPr>
        <w:t xml:space="preserve"> Data Processing Agreement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pStyle w:val="Title"/>
        <w:spacing w:after="0" w:lineRule="auto"/>
        <w:ind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bookmarkStart w:colFirst="0" w:colLast="0" w:name="_heading=h.m7cz27g32iio" w:id="0"/>
      <w:bookmarkEnd w:id="0"/>
      <w:r w:rsidDel="00000000" w:rsidR="00000000" w:rsidRPr="00000000">
        <w:rPr>
          <w:rFonts w:ascii="Quattrocento Sans" w:cs="Quattrocento Sans" w:eastAsia="Quattrocento Sans" w:hAnsi="Quattrocento Sans"/>
          <w:color w:val="000000"/>
          <w:rtl w:val="0"/>
        </w:rPr>
        <w:t xml:space="preserve">This Data Processing Agreement (the “DPA”) is executed between </w:t>
      </w:r>
      <w:r w:rsidDel="00000000" w:rsidR="00000000" w:rsidRPr="00000000">
        <w:rPr>
          <w:rFonts w:ascii="Quattrocento Sans" w:cs="Quattrocento Sans" w:eastAsia="Quattrocento Sans" w:hAnsi="Quattrocento Sans"/>
          <w:b w:val="1"/>
          <w:bCs w:val="1"/>
          <w:color w:val="000000"/>
          <w:rtl w:val="0"/>
        </w:rPr>
        <w:t xml:space="preserve">Hillenbrand, Inc.</w:t>
      </w:r>
      <w:r w:rsidDel="00000000" w:rsidR="00000000" w:rsidRPr="00000000">
        <w:rPr>
          <w:rFonts w:ascii="Quattrocento Sans" w:cs="Quattrocento Sans" w:eastAsia="Quattrocento Sans" w:hAnsi="Quattrocento Sans"/>
          <w:color w:val="000000"/>
          <w:rtl w:val="0"/>
        </w:rPr>
        <w:t xml:space="preserve"> (“Hillenbrand” on behalf of itself and its affiliates (acting as the controller</w:t>
      </w:r>
      <w:sdt>
        <w:sdtPr>
          <w:id w:val="-194459476"/>
          <w:tag w:val="goog_rdk_3"/>
        </w:sdtPr>
        <w:sdtContent>
          <w:del w:author="CT Legal - AM" w:id="0" w:date="2025-12-22T18:28:00Z">
            <w:r w:rsidDel="00000000" w:rsidR="00000000" w:rsidRPr="00000000">
              <w:rPr>
                <w:rFonts w:ascii="Quattrocento Sans" w:cs="Quattrocento Sans" w:eastAsia="Quattrocento Sans" w:hAnsi="Quattrocento Sans"/>
                <w:color w:val="000000"/>
                <w:rtl w:val="0"/>
              </w:rPr>
              <w:delText xml:space="preserve"> or CCPA-covered business)</w:delText>
            </w:r>
          </w:del>
        </w:sdtContent>
      </w:sdt>
      <w:r w:rsidDel="00000000" w:rsidR="00000000" w:rsidRPr="00000000">
        <w:rPr>
          <w:rFonts w:ascii="Quattrocento Sans" w:cs="Quattrocento Sans" w:eastAsia="Quattrocento Sans" w:hAnsi="Quattrocento Sans"/>
          <w:color w:val="000000"/>
          <w:rtl w:val="0"/>
        </w:rPr>
        <w:t xml:space="preserve">), and </w:t>
      </w:r>
      <w:sdt>
        <w:sdtPr>
          <w:id w:val="-1527342218"/>
          <w:tag w:val="goog_rdk_4"/>
        </w:sdtPr>
        <w:sdtContent>
          <w:ins w:author="CT Legal - AM" w:id="1" w:date="2025-12-22T16:43:00Z">
            <w:r w:rsidDel="00000000" w:rsidR="00000000" w:rsidRPr="00000000">
              <w:rPr>
                <w:rFonts w:ascii="Quattrocento Sans" w:cs="Quattrocento Sans" w:eastAsia="Quattrocento Sans" w:hAnsi="Quattrocento Sans"/>
                <w:color w:val="000000"/>
                <w:rtl w:val="0"/>
              </w:rPr>
              <w:t xml:space="preserve">Defmacro Software DMCC</w:t>
            </w:r>
          </w:ins>
        </w:sdtContent>
      </w:sdt>
      <w:sdt>
        <w:sdtPr>
          <w:id w:val="-447301382"/>
          <w:tag w:val="goog_rdk_5"/>
        </w:sdtPr>
        <w:sdtContent>
          <w:del w:author="CT Legal - AM" w:id="1" w:date="2025-12-22T16:43:00Z">
            <w:r w:rsidDel="00000000" w:rsidR="00000000" w:rsidRPr="00000000">
              <w:rPr>
                <w:rFonts w:ascii="Quattrocento Sans" w:cs="Quattrocento Sans" w:eastAsia="Quattrocento Sans" w:hAnsi="Quattrocento Sans"/>
                <w:color w:val="000000"/>
                <w:highlight w:val="yellow"/>
                <w:rtl w:val="0"/>
              </w:rPr>
              <w:delText xml:space="preserve">[VENDOR]</w:delText>
            </w:r>
          </w:del>
        </w:sdtContent>
      </w:sdt>
      <w:r w:rsidDel="00000000" w:rsidR="00000000" w:rsidRPr="00000000">
        <w:rPr>
          <w:rFonts w:ascii="Quattrocento Sans" w:cs="Quattrocento Sans" w:eastAsia="Quattrocento Sans" w:hAnsi="Quattrocento Sans"/>
          <w:color w:val="000000"/>
          <w:rtl w:val="0"/>
        </w:rPr>
        <w:t xml:space="preserve">, (“Vendor” (acting as the processor or service provider)). Hillenbrand and Vendor are hereinafter referred to jointly as the “Parties” and each individually as a “Party.”</w:t>
      </w:r>
    </w:p>
    <w:p w:rsidR="00000000" w:rsidDel="00000000" w:rsidP="00000000" w:rsidRDefault="00000000" w:rsidRPr="00000000" w14:paraId="00000005">
      <w:pPr>
        <w:pStyle w:val="Subtitle"/>
        <w:ind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6">
      <w:pPr>
        <w:pStyle w:val="Subtitle"/>
        <w:ind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Backgrounnd:</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Hillenbrand and Vendor are entering into this DPA further to the Master Services Agreement between Hillenbrand and Vendor, effective as of </w:t>
      </w:r>
      <w:r w:rsidDel="00000000" w:rsidR="00000000" w:rsidRPr="00000000">
        <w:rPr>
          <w:rFonts w:ascii="Quattrocento Sans" w:cs="Quattrocento Sans" w:eastAsia="Quattrocento Sans" w:hAnsi="Quattrocento Sans"/>
          <w:b w:val="1"/>
          <w:bCs w:val="1"/>
          <w:color w:val="000000"/>
          <w:highlight w:val="yellow"/>
          <w:rtl w:val="0"/>
        </w:rPr>
        <w:t xml:space="preserve">[insert date]</w:t>
      </w:r>
      <w:r w:rsidDel="00000000" w:rsidR="00000000" w:rsidRPr="00000000">
        <w:rPr>
          <w:rFonts w:ascii="Quattrocento Sans" w:cs="Quattrocento Sans" w:eastAsia="Quattrocento Sans" w:hAnsi="Quattrocento Sans"/>
          <w:color w:val="000000"/>
          <w:rtl w:val="0"/>
        </w:rPr>
        <w:t xml:space="preserve"> (the “Agreement”)</w:t>
      </w:r>
      <w:r w:rsidDel="00000000" w:rsidR="00000000" w:rsidRPr="00000000">
        <w:rPr>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relevant to Vendor’s provision of the Services. The Parties have agreed to enter into this DPA for purposes of compliance with Applicable Data Protection Law.</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DPA shall form an integral part of the Agreement. References in this DPA are to the Agreement as amended by this DPA.</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 the event of inconsistencies between the provisions of this DPA and any other agreements between the Parties, including the Agreement, the order of priority shall be as follows: (a) the Standard Contractual Clauses, where applicable; (b) this DPA; (c) any other personal information or data processing agreements or obligations between the Parties; and (d) the Agreement. Capitalized terms not defined herein shall have the meanings given to them in the Agreement.</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DPA is effective as of </w:t>
      </w:r>
      <w:sdt>
        <w:sdtPr>
          <w:id w:val="555120718"/>
          <w:tag w:val="goog_rdk_6"/>
        </w:sdtPr>
        <w:sdtContent>
          <w:commentRangeStart w:id="3"/>
        </w:sdtContent>
      </w:sdt>
      <w:r w:rsidDel="00000000" w:rsidR="00000000" w:rsidRPr="00000000">
        <w:rPr>
          <w:rFonts w:ascii="Quattrocento Sans" w:cs="Quattrocento Sans" w:eastAsia="Quattrocento Sans" w:hAnsi="Quattrocento Sans"/>
          <w:b w:val="1"/>
          <w:bCs w:val="1"/>
          <w:color w:val="000000"/>
          <w:highlight w:val="yellow"/>
          <w:rtl w:val="0"/>
        </w:rPr>
        <w:t xml:space="preserve">[insert date]</w:t>
      </w:r>
      <w:r w:rsidDel="00000000" w:rsidR="00000000" w:rsidRPr="00000000">
        <w:rPr>
          <w:rFonts w:ascii="Quattrocento Sans" w:cs="Quattrocento Sans" w:eastAsia="Quattrocento Sans" w:hAnsi="Quattrocento Sans"/>
          <w:color w:val="000000"/>
          <w:rtl w:val="0"/>
        </w:rPr>
        <w:t xml:space="preserve"> </w:t>
      </w:r>
      <w:commentRangeEnd w:id="3"/>
      <w:r w:rsidDel="00000000" w:rsidR="00000000" w:rsidRPr="00000000">
        <w:commentReference w:id="3"/>
      </w:r>
      <w:r w:rsidDel="00000000" w:rsidR="00000000" w:rsidRPr="00000000">
        <w:rPr>
          <w:rFonts w:ascii="Quattrocento Sans" w:cs="Quattrocento Sans" w:eastAsia="Quattrocento Sans" w:hAnsi="Quattrocento Sans"/>
          <w:color w:val="000000"/>
          <w:rtl w:val="0"/>
        </w:rPr>
        <w:t xml:space="preserve">or the effective date of the Agreement (the “Effective Date”), whichever is earlier.</w:t>
      </w:r>
    </w:p>
    <w:p w:rsidR="00000000" w:rsidDel="00000000" w:rsidP="00000000" w:rsidRDefault="00000000" w:rsidRPr="00000000" w14:paraId="0000000B">
      <w:pPr>
        <w:pStyle w:val="Subtitle"/>
        <w:ind w:firstLine="0"/>
        <w:rPr>
          <w:rFonts w:ascii="Quattrocento Sans" w:cs="Quattrocento Sans" w:eastAsia="Quattrocento Sans" w:hAnsi="Quattrocento Sans"/>
        </w:rPr>
      </w:pPr>
      <w:bookmarkStart w:colFirst="0" w:colLast="0" w:name="_heading=h.6c43iulgkio4" w:id="1"/>
      <w:bookmarkEnd w:id="1"/>
      <w:r w:rsidDel="00000000" w:rsidR="00000000" w:rsidRPr="00000000">
        <w:rPr>
          <w:rFonts w:ascii="Quattrocento Sans" w:cs="Quattrocento Sans" w:eastAsia="Quattrocento Sans" w:hAnsi="Quattrocento Sans"/>
          <w:rtl w:val="0"/>
        </w:rPr>
        <w:t xml:space="preserve">Agreed Terms:</w:t>
      </w:r>
    </w:p>
    <w:p w:rsidR="00000000" w:rsidDel="00000000" w:rsidP="00000000" w:rsidRDefault="00000000" w:rsidRPr="00000000" w14:paraId="0000000C">
      <w:pPr>
        <w:pStyle w:val="Heading1"/>
        <w:keepNext w:val="0"/>
        <w:keepLines w:val="1"/>
        <w:numPr>
          <w:ilvl w:val="0"/>
          <w:numId w:val="3"/>
        </w:numPr>
        <w:spacing w:after="200" w:lineRule="auto"/>
        <w:ind w:left="360" w:hanging="360"/>
        <w:rPr/>
      </w:pPr>
      <w:bookmarkStart w:colFirst="0" w:colLast="0" w:name="_heading=h.amj2ey5kektl" w:id="2"/>
      <w:bookmarkEnd w:id="2"/>
      <w:r w:rsidDel="00000000" w:rsidR="00000000" w:rsidRPr="00000000">
        <w:rPr>
          <w:rFonts w:ascii="Quattrocento Sans" w:cs="Quattrocento Sans" w:eastAsia="Quattrocento Sans" w:hAnsi="Quattrocento Sans"/>
          <w:rtl w:val="0"/>
        </w:rPr>
        <w:t xml:space="preserve">Definitions.  </w:t>
      </w:r>
      <w:r w:rsidDel="00000000" w:rsidR="00000000" w:rsidRPr="00000000">
        <w:rPr>
          <w:rFonts w:ascii="Quattrocento Sans" w:cs="Quattrocento Sans" w:eastAsia="Quattrocento Sans" w:hAnsi="Quattrocento Sans"/>
          <w:b w:val="0"/>
          <w:bCs w:val="0"/>
          <w:rtl w:val="0"/>
        </w:rPr>
        <w:t xml:space="preserve">The following definitions shall apply for this DPA:</w:t>
      </w:r>
      <w:r w:rsidDel="00000000" w:rsidR="00000000" w:rsidRPr="00000000">
        <w:rPr>
          <w:rtl w:val="0"/>
        </w:rPr>
      </w:r>
    </w:p>
    <w:p w:rsidR="00000000" w:rsidDel="00000000" w:rsidP="00000000" w:rsidRDefault="00000000" w:rsidRPr="00000000" w14:paraId="0000000D">
      <w:pPr>
        <w:spacing w:after="24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000000"/>
          <w:rtl w:val="0"/>
        </w:rPr>
        <w:t xml:space="preserve">“Business”</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rtl w:val="0"/>
        </w:rPr>
        <w:t xml:space="preserve"> “business purpose”</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“consumer”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information”</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“sell”</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“sale”</w:t>
      </w:r>
      <w:r w:rsidDel="00000000" w:rsidR="00000000" w:rsidRPr="00000000">
        <w:rPr>
          <w:rFonts w:ascii="Quattrocento Sans" w:cs="Quattrocento Sans" w:eastAsia="Quattrocento Sans" w:hAnsi="Quattrocento Sans"/>
          <w:color w:val="000000"/>
          <w:rtl w:val="0"/>
        </w:rPr>
        <w:t xml:space="preserve">, and </w:t>
      </w:r>
      <w:r w:rsidDel="00000000" w:rsidR="00000000" w:rsidRPr="00000000">
        <w:rPr>
          <w:rFonts w:ascii="Quattrocento Sans" w:cs="Quattrocento Sans" w:eastAsia="Quattrocento Sans" w:hAnsi="Quattrocento Sans"/>
          <w:b w:val="1"/>
          <w:bCs w:val="1"/>
          <w:color w:val="000000"/>
          <w:rtl w:val="0"/>
        </w:rPr>
        <w:t xml:space="preserve">“service provider”</w:t>
      </w:r>
      <w:r w:rsidDel="00000000" w:rsidR="00000000" w:rsidRPr="00000000">
        <w:rPr>
          <w:rFonts w:ascii="Quattrocento Sans" w:cs="Quattrocento Sans" w:eastAsia="Quattrocento Sans" w:hAnsi="Quattrocento Sans"/>
          <w:color w:val="000000"/>
          <w:rtl w:val="0"/>
        </w:rPr>
        <w:t xml:space="preserve"> shall have the meanings given to such terms in the </w:t>
      </w:r>
      <w:sdt>
        <w:sdtPr>
          <w:id w:val="422483514"/>
          <w:tag w:val="goog_rdk_7"/>
        </w:sdtPr>
        <w:sdtContent>
          <w:del w:author="Cleartax Legal" w:id="2" w:date="2025-12-03T11:02:00Z">
            <w:r w:rsidDel="00000000" w:rsidR="00000000" w:rsidRPr="00000000">
              <w:rPr>
                <w:rFonts w:ascii="Quattrocento Sans" w:cs="Quattrocento Sans" w:eastAsia="Quattrocento Sans" w:hAnsi="Quattrocento Sans"/>
                <w:color w:val="000000"/>
                <w:rtl w:val="0"/>
              </w:rPr>
              <w:delText xml:space="preserve">CCPA</w:delText>
            </w:r>
          </w:del>
        </w:sdtContent>
      </w:sdt>
      <w:sdt>
        <w:sdtPr>
          <w:id w:val="1173337325"/>
          <w:tag w:val="goog_rdk_8"/>
        </w:sdtPr>
        <w:sdtContent>
          <w:ins w:author="Cleartax Legal" w:id="2" w:date="2025-12-03T11:02:00Z">
            <w:r w:rsidDel="00000000" w:rsidR="00000000" w:rsidRPr="00000000">
              <w:rPr>
                <w:rFonts w:ascii="Quattrocento Sans" w:cs="Quattrocento Sans" w:eastAsia="Quattrocento Sans" w:hAnsi="Quattrocento Sans"/>
                <w:color w:val="000000"/>
                <w:rtl w:val="0"/>
              </w:rPr>
              <w:t xml:space="preserve">applicable law</w:t>
            </w:r>
          </w:ins>
        </w:sdtContent>
      </w:sdt>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rtl w:val="0"/>
        </w:rPr>
        <w:t xml:space="preserve">Personal information includes all personal information subject to applicable Data Protection Law that Vendor may process on Hillenbrand’s behalf.</w:t>
      </w:r>
    </w:p>
    <w:sdt>
      <w:sdtPr>
        <w:id w:val="-295191707"/>
        <w:tag w:val="goog_rdk_14"/>
      </w:sdtPr>
      <w:sdtContent>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lineRule="auto"/>
            <w:ind w:left="720" w:hanging="720"/>
            <w:rPr>
              <w:del w:author="Cleartax Legal" w:id="3" w:date="2025-12-03T11:03:00Z"/>
              <w:rFonts w:ascii="Quattrocento Sans" w:cs="Quattrocento Sans" w:eastAsia="Quattrocento Sans" w:hAnsi="Quattrocento Sans"/>
              <w:color w:val="000000"/>
            </w:rPr>
          </w:pPr>
          <w:sdt>
            <w:sdtPr>
              <w:id w:val="-82691684"/>
              <w:tag w:val="goog_rdk_10"/>
            </w:sdtPr>
            <w:sdtContent>
              <w:del w:author="Cleartax Legal" w:id="3" w:date="2025-12-03T11:03:00Z"/>
              <w:sdt>
                <w:sdtPr>
                  <w:id w:val="-1593135008"/>
                  <w:tag w:val="goog_rdk_11"/>
                </w:sdtPr>
                <w:sdtContent>
                  <w:commentRangeStart w:id="4"/>
                </w:sdtContent>
              </w:sdt>
              <w:del w:author="Cleartax Legal" w:id="3" w:date="2025-12-03T11:03:00Z">
                <w:sdt>
                  <w:sdtPr>
                    <w:id w:val="-1803776191"/>
                    <w:tag w:val="goog_rdk_12"/>
                  </w:sdtPr>
                  <w:sdtContent>
                    <w:commentRangeStart w:id="5"/>
                  </w:sdtContent>
                </w:sdt>
                <w:sdt>
                  <w:sdtPr>
                    <w:id w:val="-1176700628"/>
                    <w:tag w:val="goog_rdk_13"/>
                  </w:sdtPr>
                  <w:sdtContent>
                    <w:commentRangeStart w:id="6"/>
                  </w:sdtContent>
                </w:sdt>
                <w:r w:rsidDel="00000000" w:rsidR="00000000" w:rsidRPr="00000000">
                  <w:rPr>
                    <w:rFonts w:ascii="Quattrocento Sans" w:cs="Quattrocento Sans" w:eastAsia="Quattrocento Sans" w:hAnsi="Quattrocento Sans"/>
                    <w:color w:val="000000"/>
                    <w:rtl w:val="0"/>
                  </w:rPr>
                  <w:delText xml:space="preserve">“</w:delText>
                </w:r>
                <w:r w:rsidDel="00000000" w:rsidR="00000000" w:rsidRPr="00000000">
                  <w:rPr>
                    <w:rFonts w:ascii="Quattrocento Sans" w:cs="Quattrocento Sans" w:eastAsia="Quattrocento Sans" w:hAnsi="Quattrocento Sans"/>
                    <w:b w:val="1"/>
                    <w:bCs w:val="1"/>
                    <w:color w:val="000000"/>
                    <w:rtl w:val="0"/>
                  </w:rPr>
                  <w:delText xml:space="preserve">CCPA</w:delText>
                </w:r>
                <w:r w:rsidDel="00000000" w:rsidR="00000000" w:rsidRPr="00000000">
                  <w:rPr>
                    <w:rFonts w:ascii="Quattrocento Sans" w:cs="Quattrocento Sans" w:eastAsia="Quattrocento Sans" w:hAnsi="Quattrocento Sans"/>
                    <w:color w:val="000000"/>
                    <w:rtl w:val="0"/>
                  </w:rPr>
                  <w:delText xml:space="preserve">” means the California Consumer Privacy Act of 2018, and any regulations promulgated thereunder, each as amended from time to time.  </w:delTex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del>
            </w:sdtContent>
          </w:sdt>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“Consumer”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processor”</w:t>
      </w:r>
      <w:r w:rsidDel="00000000" w:rsidR="00000000" w:rsidRPr="00000000">
        <w:rPr>
          <w:rFonts w:ascii="Quattrocento Sans" w:cs="Quattrocento Sans" w:eastAsia="Quattrocento Sans" w:hAnsi="Quattrocento Sans"/>
          <w:color w:val="000000"/>
          <w:rtl w:val="0"/>
        </w:rPr>
        <w:t xml:space="preserve"> or </w:t>
      </w:r>
      <w:r w:rsidDel="00000000" w:rsidR="00000000" w:rsidRPr="00000000">
        <w:rPr>
          <w:rFonts w:ascii="Quattrocento Sans" w:cs="Quattrocento Sans" w:eastAsia="Quattrocento Sans" w:hAnsi="Quattrocento Sans"/>
          <w:b w:val="1"/>
          <w:bCs w:val="1"/>
          <w:color w:val="000000"/>
          <w:rtl w:val="0"/>
        </w:rPr>
        <w:t xml:space="preserve">“processor”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controller”</w:t>
      </w:r>
      <w:r w:rsidDel="00000000" w:rsidR="00000000" w:rsidRPr="00000000">
        <w:rPr>
          <w:rFonts w:ascii="Quattrocento Sans" w:cs="Quattrocento Sans" w:eastAsia="Quattrocento Sans" w:hAnsi="Quattrocento Sans"/>
          <w:color w:val="000000"/>
          <w:rtl w:val="0"/>
        </w:rPr>
        <w:t xml:space="preserve"> or </w:t>
      </w:r>
      <w:r w:rsidDel="00000000" w:rsidR="00000000" w:rsidRPr="00000000">
        <w:rPr>
          <w:rFonts w:ascii="Quattrocento Sans" w:cs="Quattrocento Sans" w:eastAsia="Quattrocento Sans" w:hAnsi="Quattrocento Sans"/>
          <w:b w:val="1"/>
          <w:bCs w:val="1"/>
          <w:color w:val="000000"/>
          <w:rtl w:val="0"/>
        </w:rPr>
        <w:t xml:space="preserve">“controller”</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“data subject”</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data”</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“personal data breach”</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“processing”</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bCs w:val="1"/>
          <w:color w:val="000000"/>
          <w:rtl w:val="0"/>
        </w:rPr>
        <w:t xml:space="preserve">“recipient”</w:t>
      </w:r>
      <w:r w:rsidDel="00000000" w:rsidR="00000000" w:rsidRPr="00000000">
        <w:rPr>
          <w:rFonts w:ascii="Quattrocento Sans" w:cs="Quattrocento Sans" w:eastAsia="Quattrocento Sans" w:hAnsi="Quattrocento Sans"/>
          <w:color w:val="000000"/>
          <w:rtl w:val="0"/>
        </w:rPr>
        <w:t xml:space="preserve"> and </w:t>
      </w:r>
      <w:r w:rsidDel="00000000" w:rsidR="00000000" w:rsidRPr="00000000">
        <w:rPr>
          <w:rFonts w:ascii="Quattrocento Sans" w:cs="Quattrocento Sans" w:eastAsia="Quattrocento Sans" w:hAnsi="Quattrocento Sans"/>
          <w:b w:val="1"/>
          <w:bCs w:val="1"/>
          <w:color w:val="000000"/>
          <w:rtl w:val="0"/>
        </w:rPr>
        <w:t xml:space="preserve">“supervisory authority”</w:t>
      </w:r>
      <w:r w:rsidDel="00000000" w:rsidR="00000000" w:rsidRPr="00000000">
        <w:rPr>
          <w:rFonts w:ascii="Quattrocento Sans" w:cs="Quattrocento Sans" w:eastAsia="Quattrocento Sans" w:hAnsi="Quattrocento Sans"/>
          <w:color w:val="000000"/>
          <w:rtl w:val="0"/>
        </w:rPr>
        <w:t xml:space="preserve"> shall have the meanings given to such terms in the GDPR or other Data Protection Law.</w:t>
      </w:r>
    </w:p>
    <w:p w:rsidR="00000000" w:rsidDel="00000000" w:rsidP="00000000" w:rsidRDefault="00000000" w:rsidRPr="00000000" w14:paraId="00000011">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highlight w:val="yellow"/>
          <w:rtl w:val="0"/>
        </w:rPr>
        <w:t xml:space="preserve">“</w:t>
      </w:r>
      <w:r w:rsidDel="00000000" w:rsidR="00000000" w:rsidRPr="00000000">
        <w:rPr>
          <w:rFonts w:ascii="Quattrocento Sans" w:cs="Quattrocento Sans" w:eastAsia="Quattrocento Sans" w:hAnsi="Quattrocento Sans"/>
          <w:b w:val="1"/>
          <w:bCs w:val="1"/>
          <w:color w:val="000000"/>
          <w:highlight w:val="yellow"/>
          <w:rtl w:val="0"/>
        </w:rPr>
        <w:t xml:space="preserve">Consumer Rights Request</w:t>
      </w:r>
      <w:r w:rsidDel="00000000" w:rsidR="00000000" w:rsidRPr="00000000">
        <w:rPr>
          <w:rFonts w:ascii="Quattrocento Sans" w:cs="Quattrocento Sans" w:eastAsia="Quattrocento Sans" w:hAnsi="Quattrocento Sans"/>
          <w:color w:val="000000"/>
          <w:highlight w:val="yellow"/>
          <w:rtl w:val="0"/>
        </w:rPr>
        <w:t xml:space="preserve">” means a communication from a consumer regarding the exercise of rights provided by the </w:t>
      </w:r>
      <w:sdt>
        <w:sdtPr>
          <w:id w:val="309278172"/>
          <w:tag w:val="goog_rdk_15"/>
        </w:sdtPr>
        <w:sdtContent>
          <w:del w:author="Cleartax Legal" w:id="4" w:date="2025-12-03T11:03:00Z">
            <w:r w:rsidDel="00000000" w:rsidR="00000000" w:rsidRPr="00000000">
              <w:rPr>
                <w:rFonts w:ascii="Quattrocento Sans" w:cs="Quattrocento Sans" w:eastAsia="Quattrocento Sans" w:hAnsi="Quattrocento Sans"/>
                <w:color w:val="000000"/>
                <w:highlight w:val="yellow"/>
                <w:rtl w:val="0"/>
              </w:rPr>
              <w:delText xml:space="preserve">CCPA, the CPRA or other applicable U.S. Data Protection Law,</w:delText>
            </w:r>
          </w:del>
        </w:sdtContent>
      </w:sdt>
      <w:sdt>
        <w:sdtPr>
          <w:id w:val="-608620541"/>
          <w:tag w:val="goog_rdk_16"/>
        </w:sdtPr>
        <w:sdtContent>
          <w:ins w:author="Cleartax Legal" w:id="4" w:date="2025-12-03T11:03:00Z">
            <w:r w:rsidDel="00000000" w:rsidR="00000000" w:rsidRPr="00000000">
              <w:rPr>
                <w:rFonts w:ascii="Quattrocento Sans" w:cs="Quattrocento Sans" w:eastAsia="Quattrocento Sans" w:hAnsi="Quattrocento Sans"/>
                <w:color w:val="000000"/>
                <w:highlight w:val="yellow"/>
                <w:rtl w:val="0"/>
              </w:rPr>
              <w:t xml:space="preserve">applicable Data Protection Law</w:t>
            </w:r>
          </w:ins>
        </w:sdtContent>
      </w:sdt>
      <w:r w:rsidDel="00000000" w:rsidR="00000000" w:rsidRPr="00000000">
        <w:rPr>
          <w:rFonts w:ascii="Quattrocento Sans" w:cs="Quattrocento Sans" w:eastAsia="Quattrocento Sans" w:hAnsi="Quattrocento Sans"/>
          <w:color w:val="000000"/>
          <w:highlight w:val="yellow"/>
          <w:rtl w:val="0"/>
        </w:rPr>
        <w:t xml:space="preserve"> including but not limited to rights to request to know and delete personal information.</w:t>
      </w:r>
      <w:r w:rsidDel="00000000" w:rsidR="00000000" w:rsidRPr="00000000">
        <w:rPr>
          <w:rFonts w:ascii="Quattrocento Sans" w:cs="Quattrocento Sans" w:eastAsia="Quattrocento Sans" w:hAnsi="Quattrocento Sans"/>
          <w:color w:val="000000"/>
          <w:rtl w:val="0"/>
        </w:rPr>
        <w:t xml:space="preserve"> </w:t>
      </w:r>
    </w:p>
    <w:sdt>
      <w:sdtPr>
        <w:id w:val="1654209735"/>
        <w:tag w:val="goog_rdk_19"/>
      </w:sdtPr>
      <w:sdtContent>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lineRule="auto"/>
            <w:ind w:left="720" w:hanging="720"/>
            <w:rPr>
              <w:del w:author="Cleartax Legal" w:id="5" w:date="2025-12-03T11:03:00Z"/>
              <w:rFonts w:ascii="Quattrocento Sans" w:cs="Quattrocento Sans" w:eastAsia="Quattrocento Sans" w:hAnsi="Quattrocento Sans"/>
              <w:color w:val="000000"/>
            </w:rPr>
          </w:pPr>
          <w:sdt>
            <w:sdtPr>
              <w:id w:val="-2070913433"/>
              <w:tag w:val="goog_rdk_18"/>
            </w:sdtPr>
            <w:sdtContent>
              <w:del w:author="Cleartax Legal" w:id="5" w:date="2025-12-03T11:03:00Z">
                <w:r w:rsidDel="00000000" w:rsidR="00000000" w:rsidRPr="00000000">
                  <w:rPr>
                    <w:rFonts w:ascii="Quattrocento Sans" w:cs="Quattrocento Sans" w:eastAsia="Quattrocento Sans" w:hAnsi="Quattrocento Sans"/>
                    <w:b w:val="1"/>
                    <w:bCs w:val="1"/>
                    <w:color w:val="000000"/>
                    <w:rtl w:val="0"/>
                  </w:rPr>
                  <w:delText xml:space="preserve">“CPRA</w:delText>
                </w:r>
                <w:r w:rsidDel="00000000" w:rsidR="00000000" w:rsidRPr="00000000">
                  <w:rPr>
                    <w:rFonts w:ascii="Quattrocento Sans" w:cs="Quattrocento Sans" w:eastAsia="Quattrocento Sans" w:hAnsi="Quattrocento Sans"/>
                    <w:color w:val="000000"/>
                    <w:rtl w:val="0"/>
                  </w:rPr>
                  <w:delText xml:space="preserve">” means the California Privacy Rights Act of 2020, and any regulations promulgated thereunder, each as amended from time to time.</w:delText>
                </w:r>
              </w:del>
            </w:sdtContent>
          </w:sdt>
        </w:p>
      </w:sdtContent>
    </w:sdt>
    <w:sdt>
      <w:sdtPr>
        <w:id w:val="-539261435"/>
        <w:tag w:val="goog_rdk_21"/>
      </w:sdtPr>
      <w:sdtContent>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80" w:lineRule="auto"/>
            <w:ind w:left="720" w:hanging="720"/>
            <w:rPr>
              <w:del w:author="Cleartax Legal" w:id="5" w:date="2025-12-03T11:03:00Z"/>
              <w:color w:val="000000"/>
              <w:sz w:val="18"/>
              <w:szCs w:val="18"/>
            </w:rPr>
          </w:pPr>
          <w:sdt>
            <w:sdtPr>
              <w:id w:val="308586371"/>
              <w:tag w:val="goog_rdk_20"/>
            </w:sdtPr>
            <w:sdtContent>
              <w:del w:author="Cleartax Legal" w:id="5" w:date="2025-12-03T11:03:00Z">
                <w:r w:rsidDel="00000000" w:rsidR="00000000" w:rsidRPr="00000000">
                  <w:rPr>
                    <w:rFonts w:ascii="Quattrocento Sans" w:cs="Quattrocento Sans" w:eastAsia="Quattrocento Sans" w:hAnsi="Quattrocento Sans"/>
                    <w:b w:val="1"/>
                    <w:bCs w:val="1"/>
                    <w:color w:val="000000"/>
                    <w:rtl w:val="0"/>
                  </w:rPr>
                  <w:delText xml:space="preserve">“CSL” </w:delText>
                </w:r>
                <w:r w:rsidDel="00000000" w:rsidR="00000000" w:rsidRPr="00000000">
                  <w:rPr>
                    <w:rFonts w:ascii="Quattrocento Sans" w:cs="Quattrocento Sans" w:eastAsia="Quattrocento Sans" w:hAnsi="Quattrocento Sans"/>
                    <w:color w:val="000000"/>
                    <w:rtl w:val="0"/>
                  </w:rPr>
                  <w:delText xml:space="preserve">means the Cybersecurity Law of the People’s Republic of China of 2016, and any regulations promulgated thereunder, each as amended from time to time.</w:delText>
                </w:r>
                <w:r w:rsidDel="00000000" w:rsidR="00000000" w:rsidRPr="00000000">
                  <w:rPr>
                    <w:rtl w:val="0"/>
                  </w:rPr>
                </w:r>
              </w:del>
            </w:sdtContent>
          </w:sdt>
        </w:p>
      </w:sdtContent>
    </w:sdt>
    <w:sdt>
      <w:sdtPr>
        <w:id w:val="-82508556"/>
        <w:tag w:val="goog_rdk_23"/>
      </w:sdtPr>
      <w:sdtContent>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80" w:lineRule="auto"/>
            <w:ind w:left="720" w:hanging="720"/>
            <w:rPr>
              <w:del w:author="Cleartax Legal" w:id="5" w:date="2025-12-03T11:03:00Z"/>
              <w:color w:val="000000"/>
              <w:sz w:val="18"/>
              <w:szCs w:val="18"/>
            </w:rPr>
          </w:pPr>
          <w:sdt>
            <w:sdtPr>
              <w:id w:val="1103950035"/>
              <w:tag w:val="goog_rdk_22"/>
            </w:sdtPr>
            <w:sdtContent>
              <w:del w:author="Cleartax Legal" w:id="5" w:date="2025-12-03T11:03:00Z">
                <w:r w:rsidDel="00000000" w:rsidR="00000000" w:rsidRPr="00000000">
                  <w:rPr>
                    <w:rFonts w:ascii="Quattrocento Sans" w:cs="Quattrocento Sans" w:eastAsia="Quattrocento Sans" w:hAnsi="Quattrocento Sans"/>
                    <w:b w:val="1"/>
                    <w:bCs w:val="1"/>
                    <w:color w:val="000000"/>
                    <w:rtl w:val="0"/>
                  </w:rPr>
                  <w:delText xml:space="preserve">“DSL” </w:delText>
                </w:r>
                <w:r w:rsidDel="00000000" w:rsidR="00000000" w:rsidRPr="00000000">
                  <w:rPr>
                    <w:rFonts w:ascii="Quattrocento Sans" w:cs="Quattrocento Sans" w:eastAsia="Quattrocento Sans" w:hAnsi="Quattrocento Sans"/>
                    <w:color w:val="000000"/>
                    <w:rtl w:val="0"/>
                  </w:rPr>
                  <w:delText xml:space="preserve">means the Data Security Law of the People’s Republic of China of 2021, and any regulations promulgated thereunder, each as amended from time to time.</w:delText>
                </w:r>
                <w:r w:rsidDel="00000000" w:rsidR="00000000" w:rsidRPr="00000000">
                  <w:rPr>
                    <w:rtl w:val="0"/>
                  </w:rPr>
                </w:r>
              </w:del>
            </w:sdtContent>
          </w:sdt>
        </w:p>
      </w:sdtContent>
    </w:sdt>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ind w:hanging="360"/>
        <w:rPr>
          <w:color w:val="000000"/>
        </w:rPr>
      </w:pPr>
      <w:bookmarkStart w:colFirst="0" w:colLast="0" w:name="_heading=h.bwfyr7qua8ju" w:id="3"/>
      <w:bookmarkEnd w:id="3"/>
      <w:r w:rsidDel="00000000" w:rsidR="00000000" w:rsidRPr="00000000">
        <w:rPr>
          <w:rFonts w:ascii="Quattrocento Sans" w:cs="Quattrocento Sans" w:eastAsia="Quattrocento Sans" w:hAnsi="Quattrocento Sans"/>
          <w:b w:val="1"/>
          <w:bCs w:val="1"/>
          <w:color w:val="000000"/>
          <w:rtl w:val="0"/>
        </w:rPr>
        <w:t xml:space="preserve">“Data Protection Law”</w:t>
      </w:r>
      <w:r w:rsidDel="00000000" w:rsidR="00000000" w:rsidRPr="00000000">
        <w:rPr>
          <w:rFonts w:ascii="Quattrocento Sans" w:cs="Quattrocento Sans" w:eastAsia="Quattrocento Sans" w:hAnsi="Quattrocento Sans"/>
          <w:color w:val="000000"/>
          <w:rtl w:val="0"/>
        </w:rPr>
        <w:t xml:space="preserve"> means all applicable international,</w:t>
      </w:r>
      <w:sdt>
        <w:sdtPr>
          <w:id w:val="-1286098251"/>
          <w:tag w:val="goog_rdk_24"/>
        </w:sdtPr>
        <w:sdtContent>
          <w:del w:author="Cleartax Legal" w:id="6" w:date="2025-12-03T11:14:00Z">
            <w:r w:rsidDel="00000000" w:rsidR="00000000" w:rsidRPr="00000000">
              <w:rPr>
                <w:rFonts w:ascii="Quattrocento Sans" w:cs="Quattrocento Sans" w:eastAsia="Quattrocento Sans" w:hAnsi="Quattrocento Sans"/>
                <w:color w:val="000000"/>
                <w:rtl w:val="0"/>
              </w:rPr>
              <w:delText xml:space="preserve"> U.S. federal, U.S</w:delText>
            </w:r>
          </w:del>
        </w:sdtContent>
      </w:sdt>
      <w:r w:rsidDel="00000000" w:rsidR="00000000" w:rsidRPr="00000000">
        <w:rPr>
          <w:rFonts w:ascii="Quattrocento Sans" w:cs="Quattrocento Sans" w:eastAsia="Quattrocento Sans" w:hAnsi="Quattrocento Sans"/>
          <w:color w:val="000000"/>
          <w:rtl w:val="0"/>
        </w:rPr>
        <w:t xml:space="preserve">. state, and local security, confidentiality, and/or privacy laws, standards, guidelines, policies, regulations, and procedures that are </w:t>
      </w:r>
      <w:r w:rsidDel="00000000" w:rsidR="00000000" w:rsidRPr="00000000">
        <w:rPr>
          <w:rFonts w:ascii="Quattrocento Sans" w:cs="Quattrocento Sans" w:eastAsia="Quattrocento Sans" w:hAnsi="Quattrocento Sans"/>
          <w:color w:val="000000"/>
          <w:highlight w:val="yellow"/>
          <w:rtl w:val="0"/>
        </w:rPr>
        <w:t xml:space="preserve">applicable to </w:t>
      </w:r>
      <w:sdt>
        <w:sdtPr>
          <w:id w:val="1052670645"/>
          <w:tag w:val="goog_rdk_25"/>
        </w:sdtPr>
        <w:sdtContent>
          <w:del w:author="Cleartax Legal" w:id="7" w:date="2025-12-03T11:14:00Z">
            <w:r w:rsidDel="00000000" w:rsidR="00000000" w:rsidRPr="00000000">
              <w:rPr>
                <w:rFonts w:ascii="Quattrocento Sans" w:cs="Quattrocento Sans" w:eastAsia="Quattrocento Sans" w:hAnsi="Quattrocento Sans"/>
                <w:color w:val="000000"/>
                <w:highlight w:val="yellow"/>
                <w:rtl w:val="0"/>
              </w:rPr>
              <w:delText xml:space="preserve">Hillenbrand, Vendor, </w:delText>
            </w:r>
          </w:del>
        </w:sdtContent>
      </w:sdt>
      <w:r w:rsidDel="00000000" w:rsidR="00000000" w:rsidRPr="00000000">
        <w:rPr>
          <w:rFonts w:ascii="Quattrocento Sans" w:cs="Quattrocento Sans" w:eastAsia="Quattrocento Sans" w:hAnsi="Quattrocento Sans"/>
          <w:color w:val="000000"/>
          <w:highlight w:val="yellow"/>
          <w:rtl w:val="0"/>
        </w:rPr>
        <w:t xml:space="preserve">the</w:t>
      </w:r>
      <w:r w:rsidDel="00000000" w:rsidR="00000000" w:rsidRPr="00000000">
        <w:rPr>
          <w:rFonts w:ascii="Quattrocento Sans" w:cs="Quattrocento Sans" w:eastAsia="Quattrocento Sans" w:hAnsi="Quattrocento Sans"/>
          <w:color w:val="000000"/>
          <w:rtl w:val="0"/>
        </w:rPr>
        <w:t xml:space="preserve"> Services, and/or any other programs or products provided pursuant to the Agreement. Data Protection Law includes but is not limited to </w:t>
      </w:r>
      <w:sdt>
        <w:sdtPr>
          <w:id w:val="-2035150055"/>
          <w:tag w:val="goog_rdk_26"/>
        </w:sdtPr>
        <w:sdtContent>
          <w:del w:author="Cleartax Legal" w:id="8" w:date="2025-12-03T11:15:00Z">
            <w:r w:rsidDel="00000000" w:rsidR="00000000" w:rsidRPr="00000000">
              <w:rPr>
                <w:rFonts w:ascii="Quattrocento Sans" w:cs="Quattrocento Sans" w:eastAsia="Quattrocento Sans" w:hAnsi="Quattrocento Sans"/>
                <w:color w:val="000000"/>
                <w:rtl w:val="0"/>
              </w:rPr>
              <w:delText xml:space="preserve">the CCPA; the CPRA; </w:delText>
            </w:r>
          </w:del>
        </w:sdtContent>
      </w:sdt>
      <w:r w:rsidDel="00000000" w:rsidR="00000000" w:rsidRPr="00000000">
        <w:rPr>
          <w:rFonts w:ascii="Quattrocento Sans" w:cs="Quattrocento Sans" w:eastAsia="Quattrocento Sans" w:hAnsi="Quattrocento Sans"/>
          <w:color w:val="000000"/>
          <w:rtl w:val="0"/>
        </w:rPr>
        <w:t xml:space="preserve">the GDPR and any European Economic Area (“EEA”) Member State data protection laws or regulations implementing or supplementing the GDPR; the UK Data Protection Act 2018 and any national legislation that amends, re-enacts, replaces or supplements data protection laws in the United Kingdom that arises from the withdrawal of the United Kingdom from the European Union including The Data Protection, Privacy and Electronic Communications (Amendments etc) (EU Exit) Regulations 2019, in particular the UK GDPR (all together “UK Data Protection Laws”); </w:t>
      </w:r>
      <w:sdt>
        <w:sdtPr>
          <w:id w:val="800161801"/>
          <w:tag w:val="goog_rdk_27"/>
        </w:sdtPr>
        <w:sdtContent>
          <w:commentRangeStart w:id="7"/>
        </w:sdtContent>
      </w:sdt>
      <w:sdt>
        <w:sdtPr>
          <w:id w:val="-472166140"/>
          <w:tag w:val="goog_rdk_28"/>
        </w:sdtPr>
        <w:sdtContent>
          <w:commentRangeStart w:id="8"/>
        </w:sdtContent>
      </w:sdt>
      <w:r w:rsidDel="00000000" w:rsidR="00000000" w:rsidRPr="00000000">
        <w:rPr>
          <w:rFonts w:ascii="Quattrocento Sans" w:cs="Quattrocento Sans" w:eastAsia="Quattrocento Sans" w:hAnsi="Quattrocento Sans"/>
          <w:color w:val="000000"/>
          <w:rtl w:val="0"/>
        </w:rPr>
        <w:t xml:space="preserve">the Swiss Federal Act on Data Protection (“FADP”)</w:t>
      </w:r>
      <w:commentRangeEnd w:id="7"/>
      <w:r w:rsidDel="00000000" w:rsidR="00000000" w:rsidRPr="00000000">
        <w:commentReference w:id="7"/>
      </w:r>
      <w:commentRangeEnd w:id="8"/>
      <w:r w:rsidDel="00000000" w:rsidR="00000000" w:rsidRPr="00000000">
        <w:commentReference w:id="8"/>
      </w:r>
      <w:r w:rsidDel="00000000" w:rsidR="00000000" w:rsidRPr="00000000">
        <w:rPr>
          <w:rFonts w:ascii="Quattrocento Sans" w:cs="Quattrocento Sans" w:eastAsia="Quattrocento Sans" w:hAnsi="Quattrocento Sans"/>
          <w:color w:val="000000"/>
          <w:rtl w:val="0"/>
        </w:rPr>
        <w:t xml:space="preserve"> </w:t>
      </w:r>
      <w:sdt>
        <w:sdtPr>
          <w:id w:val="-288886505"/>
          <w:tag w:val="goog_rdk_29"/>
        </w:sdtPr>
        <w:sdtContent>
          <w:del w:author="Cleartax Legal" w:id="9" w:date="2025-12-03T11:16:00Z">
            <w:r w:rsidDel="00000000" w:rsidR="00000000" w:rsidRPr="00000000">
              <w:rPr>
                <w:rFonts w:ascii="Quattrocento Sans" w:cs="Quattrocento Sans" w:eastAsia="Quattrocento Sans" w:hAnsi="Quattrocento Sans"/>
                <w:color w:val="000000"/>
                <w:rtl w:val="0"/>
              </w:rPr>
              <w:delText xml:space="preserve">the Swiss Federal Act on Data Protection (“FADP”); and the CSL, DSL and PIPL, </w:delText>
            </w:r>
          </w:del>
        </w:sdtContent>
      </w:sdt>
      <w:r w:rsidDel="00000000" w:rsidR="00000000" w:rsidRPr="00000000">
        <w:rPr>
          <w:rFonts w:ascii="Quattrocento Sans" w:cs="Quattrocento Sans" w:eastAsia="Quattrocento Sans" w:hAnsi="Quattrocento Sans"/>
          <w:color w:val="000000"/>
          <w:rtl w:val="0"/>
        </w:rPr>
        <w:t xml:space="preserve">to the extent such laws apply to the Services, each as amended from time to time.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“Data Subject Request” </w:t>
      </w:r>
      <w:r w:rsidDel="00000000" w:rsidR="00000000" w:rsidRPr="00000000">
        <w:rPr>
          <w:rFonts w:ascii="Quattrocento Sans" w:cs="Quattrocento Sans" w:eastAsia="Quattrocento Sans" w:hAnsi="Quattrocento Sans"/>
          <w:color w:val="000000"/>
          <w:rtl w:val="0"/>
        </w:rPr>
        <w:t xml:space="preserve">means a communication from a data subject regarding the exercise of rights pursuant to Data Protection Law, including rights to access, rectification, restriction of processing, erasure, and portability of personal data, as applicable.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rtl w:val="0"/>
        </w:rPr>
        <w:t xml:space="preserve">GDPR</w:t>
      </w:r>
      <w:r w:rsidDel="00000000" w:rsidR="00000000" w:rsidRPr="00000000">
        <w:rPr>
          <w:rFonts w:ascii="Quattrocento Sans" w:cs="Quattrocento Sans" w:eastAsia="Quattrocento Sans" w:hAnsi="Quattrocento Sans"/>
          <w:color w:val="000000"/>
          <w:rtl w:val="0"/>
        </w:rPr>
        <w:t xml:space="preserve">” means the General Data Protection Regulation (EU) 2016/679 and any member state implementing regulations, each as amended from time to time.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“Information Security Incident”</w:t>
      </w:r>
      <w:r w:rsidDel="00000000" w:rsidR="00000000" w:rsidRPr="00000000">
        <w:rPr>
          <w:rFonts w:ascii="Quattrocento Sans" w:cs="Quattrocento Sans" w:eastAsia="Quattrocento Sans" w:hAnsi="Quattrocento Sans"/>
          <w:color w:val="000000"/>
          <w:rtl w:val="0"/>
        </w:rPr>
        <w:t xml:space="preserve"> means any actual or suspected personal data breach of any Hillenbrand personal data processed by Vendor or Subprocessor, or security breach, or other unauthorised access, or disclosure, misappropriation, loss, damage, or other compromise of the security, confidentiality, or integrity of any Hillenbrand personal data or personal information processed by Vendor or a Subprocessor.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bookmarkStart w:colFirst="0" w:colLast="0" w:name="_heading=h.4lrd6bfzr5h2" w:id="4"/>
      <w:bookmarkEnd w:id="4"/>
      <w:r w:rsidDel="00000000" w:rsidR="00000000" w:rsidRPr="00000000">
        <w:rPr>
          <w:rFonts w:ascii="Quattrocento Sans" w:cs="Quattrocento Sans" w:eastAsia="Quattrocento Sans" w:hAnsi="Quattrocento Sans"/>
          <w:b w:val="1"/>
          <w:bCs w:val="1"/>
          <w:color w:val="000000"/>
          <w:rtl w:val="0"/>
        </w:rPr>
        <w:t xml:space="preserve">“Standard Contractual Clauses (SCCs)”</w:t>
      </w:r>
      <w:r w:rsidDel="00000000" w:rsidR="00000000" w:rsidRPr="00000000">
        <w:rPr>
          <w:rFonts w:ascii="Quattrocento Sans" w:cs="Quattrocento Sans" w:eastAsia="Quattrocento Sans" w:hAnsi="Quattrocento Sans"/>
          <w:color w:val="000000"/>
          <w:rtl w:val="0"/>
        </w:rPr>
        <w:t xml:space="preserve"> means, as applicable, the Standard Contractual Clauses (aka Model Clauses) for the transfer of personal data to processors established in third countries (i)  as approved by the European Commission Decision of 4 June 2021, and (ii) the SCCs as approved by the European Commission Decision of 4 June 2021 but modified for application in the UK by the addendum, being the template Addendum B.1.0 issued by the Information Commissioner’s Office and laid before Parliament in accordance with s119A of the Data Protection Act 2018 on 2 February 2022 (iii) as adopted by the Federal Data Protection and Information Commissioner (Switzerland) on August 27, 2021, each as amended, from time to time and as further detailed in Attachment A to this DPA.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720"/>
          <w:tab w:val="center" w:leader="none" w:pos="4320"/>
        </w:tabs>
        <w:spacing w:after="240" w:lineRule="auto"/>
        <w:ind w:hanging="360"/>
        <w:rPr>
          <w:rFonts w:ascii="Quattrocento Sans" w:cs="Quattrocento Sans" w:eastAsia="Quattrocento Sans" w:hAnsi="Quattrocento Sans"/>
          <w:color w:val="000000"/>
          <w:u w:val="single"/>
        </w:rPr>
      </w:pPr>
      <w:bookmarkStart w:colFirst="0" w:colLast="0" w:name="_heading=h.tz9r5qolh7ho" w:id="5"/>
      <w:bookmarkEnd w:id="5"/>
      <w:r w:rsidDel="00000000" w:rsidR="00000000" w:rsidRPr="00000000">
        <w:rPr>
          <w:rFonts w:ascii="Quattrocento Sans" w:cs="Quattrocento Sans" w:eastAsia="Quattrocento Sans" w:hAnsi="Quattrocento Sans"/>
          <w:b w:val="1"/>
          <w:bCs w:val="1"/>
          <w:color w:val="000000"/>
          <w:rtl w:val="0"/>
        </w:rPr>
        <w:t xml:space="preserve">“Personal information” </w:t>
      </w:r>
      <w:r w:rsidDel="00000000" w:rsidR="00000000" w:rsidRPr="00000000">
        <w:rPr>
          <w:rFonts w:ascii="Quattrocento Sans" w:cs="Quattrocento Sans" w:eastAsia="Quattrocento Sans" w:hAnsi="Quattrocento Sans"/>
          <w:color w:val="000000"/>
          <w:rtl w:val="0"/>
        </w:rPr>
        <w:t xml:space="preserve">means information that identifies, relates to, describes, is reasonably capable of being associated with, or could reasonably be linked, directly or indirectly with a particular individual, in whatever format, including information contained in communications, documents, databases, records or materials of any kind whether in individual or aggregate form.</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lineRule="auto"/>
        <w:ind w:hanging="360"/>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“Personal data” </w:t>
      </w:r>
      <w:r w:rsidDel="00000000" w:rsidR="00000000" w:rsidRPr="00000000">
        <w:rPr>
          <w:rFonts w:ascii="Quattrocento Sans" w:cs="Quattrocento Sans" w:eastAsia="Quattrocento Sans" w:hAnsi="Quattrocento Sans"/>
          <w:color w:val="000000"/>
          <w:rtl w:val="0"/>
        </w:rPr>
        <w:t xml:space="preserve">shall have the meaning given to such term in the GDPR and for purposes of this DPA, includes personal information and all personal data subject to applicable Data Protection Law that Vendor may process on Hillenbrand’s behalf.</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80" w:lineRule="auto"/>
        <w:ind w:hanging="360"/>
        <w:rPr>
          <w:rFonts w:ascii="Quattrocento Sans" w:cs="Quattrocento Sans" w:eastAsia="Quattrocento Sans" w:hAnsi="Quattrocento Sans"/>
          <w:color w:val="000000"/>
        </w:rPr>
      </w:pPr>
      <w:sdt>
        <w:sdtPr>
          <w:id w:val="16390954"/>
          <w:tag w:val="goog_rdk_31"/>
        </w:sdtPr>
        <w:sdtContent>
          <w:del w:author="Cleartax Legal" w:id="10" w:date="2025-12-03T12:00:00Z">
            <w:r w:rsidDel="00000000" w:rsidR="00000000" w:rsidRPr="00000000">
              <w:rPr>
                <w:rFonts w:ascii="Quattrocento Sans" w:cs="Quattrocento Sans" w:eastAsia="Quattrocento Sans" w:hAnsi="Quattrocento Sans"/>
                <w:b w:val="1"/>
                <w:bCs w:val="1"/>
                <w:color w:val="000000"/>
                <w:rtl w:val="0"/>
              </w:rPr>
              <w:delText xml:space="preserve">“PIPL”</w:delText>
            </w:r>
            <w:r w:rsidDel="00000000" w:rsidR="00000000" w:rsidRPr="00000000">
              <w:rPr>
                <w:rFonts w:ascii="Quattrocento Sans" w:cs="Quattrocento Sans" w:eastAsia="Quattrocento Sans" w:hAnsi="Quattrocento Sans"/>
                <w:color w:val="000000"/>
                <w:rtl w:val="0"/>
              </w:rPr>
              <w:delText xml:space="preserve"> means the Personal Information Protection Law of the People’s Republic of China of 2021, and any regulations promulgated thereunder, each as amended from time to time.</w:delText>
            </w:r>
          </w:del>
        </w:sdtContent>
      </w:sdt>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“Services”</w:t>
      </w:r>
      <w:r w:rsidDel="00000000" w:rsidR="00000000" w:rsidRPr="00000000">
        <w:rPr>
          <w:rFonts w:ascii="Quattrocento Sans" w:cs="Quattrocento Sans" w:eastAsia="Quattrocento Sans" w:hAnsi="Quattrocento Sans"/>
          <w:color w:val="000000"/>
          <w:rtl w:val="0"/>
        </w:rPr>
        <w:t xml:space="preserve"> means the services and other activities that Vendor shall provide or carry out for Hillenbrand as set forth in the Agreement.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lineRule="auto"/>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“Subprocessor”</w:t>
      </w:r>
      <w:r w:rsidDel="00000000" w:rsidR="00000000" w:rsidRPr="00000000">
        <w:rPr>
          <w:rFonts w:ascii="Quattrocento Sans" w:cs="Quattrocento Sans" w:eastAsia="Quattrocento Sans" w:hAnsi="Quattrocento Sans"/>
          <w:color w:val="000000"/>
          <w:rtl w:val="0"/>
        </w:rPr>
        <w:t xml:space="preserve"> means any subcontractor engaged by Vendor for the provision of the Services that will process Personal Data or Personal Information provided by Hillenbrand.</w:t>
      </w:r>
    </w:p>
    <w:p w:rsidR="00000000" w:rsidDel="00000000" w:rsidP="00000000" w:rsidRDefault="00000000" w:rsidRPr="00000000" w14:paraId="0000001F">
      <w:pPr>
        <w:pStyle w:val="Heading1"/>
        <w:keepNext w:val="0"/>
        <w:keepLines w:val="1"/>
        <w:numPr>
          <w:ilvl w:val="0"/>
          <w:numId w:val="3"/>
        </w:numPr>
        <w:spacing w:after="200" w:lineRule="auto"/>
        <w:ind w:left="360" w:hanging="360"/>
        <w:rPr/>
      </w:pPr>
      <w:r w:rsidDel="00000000" w:rsidR="00000000" w:rsidRPr="00000000">
        <w:rPr>
          <w:rFonts w:ascii="Quattrocento Sans" w:cs="Quattrocento Sans" w:eastAsia="Quattrocento Sans" w:hAnsi="Quattrocento Sans"/>
          <w:rtl w:val="0"/>
        </w:rPr>
        <w:t xml:space="preserve">Scope and Operation.</w:t>
      </w:r>
      <w:r w:rsidDel="00000000" w:rsidR="00000000" w:rsidRPr="00000000">
        <w:rPr>
          <w:rtl w:val="0"/>
        </w:rPr>
      </w:r>
    </w:p>
    <w:p w:rsidR="00000000" w:rsidDel="00000000" w:rsidP="00000000" w:rsidRDefault="00000000" w:rsidRPr="00000000" w14:paraId="00000020">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This DPA applies to i) Vendor’s processing of personal data to the extent that it is subject to GDPR Article 28, or UK GDPR Article 28, or FADP Section 9 and ii) Vendor’s processing of personal information that is subject to Data Protection Law in providing Services to Hillenbrand in accordance with the Agreement. </w:t>
      </w:r>
      <w:r w:rsidDel="00000000" w:rsidR="00000000" w:rsidRPr="00000000">
        <w:rPr>
          <w:rtl w:val="0"/>
        </w:rPr>
      </w:r>
    </w:p>
    <w:p w:rsidR="00000000" w:rsidDel="00000000" w:rsidP="00000000" w:rsidRDefault="00000000" w:rsidRPr="00000000" w14:paraId="00000021">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As required by Article 28(3) of the GDPR, the subject-matter and duration, nature, and purpose of the processing; type of personal data; and the categories of data subjects, and the obligations and rights of the controller(s) associated with Vendor’s processing of personal data in the provision of the Services as well as the applied technical and organizational measures and Subprocessors engaged are set forth in, and in accordance with, the Agreement and </w:t>
      </w:r>
      <w:r w:rsidDel="00000000" w:rsidR="00000000" w:rsidRPr="00000000">
        <w:rPr>
          <w:rFonts w:ascii="Quattrocento Sans" w:cs="Quattrocento Sans" w:eastAsia="Quattrocento Sans" w:hAnsi="Quattrocento Sans"/>
          <w:b w:val="1"/>
          <w:bCs w:val="1"/>
          <w:rtl w:val="0"/>
        </w:rPr>
        <w:t xml:space="preserve">Attachment B</w:t>
      </w:r>
      <w:r w:rsidDel="00000000" w:rsidR="00000000" w:rsidRPr="00000000">
        <w:rPr>
          <w:rFonts w:ascii="Quattrocento Sans" w:cs="Quattrocento Sans" w:eastAsia="Quattrocento Sans" w:hAnsi="Quattrocento Sans"/>
          <w:rtl w:val="0"/>
        </w:rPr>
        <w:t xml:space="preserve"> to this DPA.</w:t>
      </w:r>
      <w:r w:rsidDel="00000000" w:rsidR="00000000" w:rsidRPr="00000000">
        <w:rPr>
          <w:rtl w:val="0"/>
        </w:rPr>
      </w:r>
    </w:p>
    <w:sdt>
      <w:sdtPr>
        <w:id w:val="-406855916"/>
        <w:tag w:val="goog_rdk_33"/>
      </w:sdtPr>
      <w:sdtContent>
        <w:p w:rsidR="00000000" w:rsidDel="00000000" w:rsidP="00000000" w:rsidRDefault="00000000" w:rsidRPr="00000000" w14:paraId="00000022">
          <w:pPr>
            <w:pStyle w:val="Heading2"/>
            <w:numPr>
              <w:ilvl w:val="1"/>
              <w:numId w:val="3"/>
            </w:numPr>
            <w:tabs>
              <w:tab w:val="left" w:leader="none" w:pos="720"/>
              <w:tab w:val="left" w:leader="none" w:pos="1260"/>
            </w:tabs>
            <w:spacing w:after="240" w:lineRule="auto"/>
            <w:ind w:left="0" w:firstLine="720"/>
            <w:rPr>
              <w:ins w:author="CT Legal - AM" w:id="11" w:date="2025-12-22T18:25:00Z"/>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duration of the processing is the term of the Agreement and until all Hillenbrand personal data has been deleted or returned by Vendor in accordance with Section 10 and, as applicable, the SCCs to this DPA.</w:t>
          </w:r>
          <w:sdt>
            <w:sdtPr>
              <w:id w:val="1664138377"/>
              <w:tag w:val="goog_rdk_32"/>
            </w:sdtPr>
            <w:sdtContent>
              <w:ins w:author="CT Legal - AM" w:id="11" w:date="2025-12-22T18:25:00Z">
                <w:r w:rsidDel="00000000" w:rsidR="00000000" w:rsidRPr="00000000">
                  <w:rPr>
                    <w:rtl w:val="0"/>
                  </w:rPr>
                </w:r>
              </w:ins>
            </w:sdtContent>
          </w:sdt>
        </w:p>
      </w:sdtContent>
    </w:sdt>
    <w:p w:rsidR="00000000" w:rsidDel="00000000" w:rsidP="00000000" w:rsidRDefault="00000000" w:rsidRPr="00000000" w14:paraId="00000023">
      <w:pPr>
        <w:pStyle w:val="Heading2"/>
        <w:numPr>
          <w:ilvl w:val="1"/>
          <w:numId w:val="3"/>
        </w:numPr>
        <w:tabs>
          <w:tab w:val="left" w:leader="none" w:pos="720"/>
          <w:tab w:val="left" w:leader="none" w:pos="1260"/>
        </w:tabs>
        <w:spacing w:after="240" w:lineRule="auto"/>
        <w:ind w:left="0" w:firstLine="720"/>
        <w:rPr>
          <w:rFonts w:ascii="Quattrocento Sans" w:cs="Quattrocento Sans" w:eastAsia="Quattrocento Sans" w:hAnsi="Quattrocento Sans"/>
        </w:rPr>
      </w:pPr>
      <w:sdt>
        <w:sdtPr>
          <w:id w:val="1789358492"/>
          <w:tag w:val="goog_rdk_34"/>
        </w:sdtPr>
        <w:sdtContent>
          <w:ins w:author="CT Legal - AM" w:id="11" w:date="2025-12-22T18:25:00Z">
            <w:r w:rsidDel="00000000" w:rsidR="00000000" w:rsidRPr="00000000">
              <w:rPr>
                <w:rFonts w:ascii="Quattrocento Sans" w:cs="Quattrocento Sans" w:eastAsia="Quattrocento Sans" w:hAnsi="Quattrocento Sans"/>
                <w:rtl w:val="0"/>
              </w:rPr>
              <w:t xml:space="preserve">The Vendor represents and warrants that, for the purpose of providing the Services, the Vendor does not need to collect or process Personal information of any citizens of the United States or China. Hillenbrand hereby represents and warrants that such Personal information will not be shared with the Vendor for any purposes. </w:t>
            </w:r>
          </w:ins>
        </w:sdtContent>
      </w:sdt>
      <w:sdt>
        <w:sdtPr>
          <w:id w:val="684411091"/>
          <w:tag w:val="goog_rdk_35"/>
        </w:sdtPr>
        <w:sdtContent>
          <w:del w:author="CT Legal - AM" w:id="11" w:date="2025-12-22T18:25:00Z">
            <w:r w:rsidDel="00000000" w:rsidR="00000000" w:rsidRPr="00000000">
              <w:rPr>
                <w:rFonts w:ascii="Quattrocento Sans" w:cs="Quattrocento Sans" w:eastAsia="Quattrocento Sans" w:hAnsi="Quattrocento Sans"/>
                <w:rtl w:val="0"/>
              </w:rPr>
              <w:delText xml:space="preserve"> </w:delText>
            </w:r>
          </w:del>
        </w:sdtContent>
      </w:sdt>
      <w:r w:rsidDel="00000000" w:rsidR="00000000" w:rsidRPr="00000000">
        <w:rPr>
          <w:rtl w:val="0"/>
        </w:rPr>
      </w:r>
    </w:p>
    <w:p w:rsidR="00000000" w:rsidDel="00000000" w:rsidP="00000000" w:rsidRDefault="00000000" w:rsidRPr="00000000" w14:paraId="00000024">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Relationship of the Parties.</w:t>
      </w:r>
      <w:r w:rsidDel="00000000" w:rsidR="00000000" w:rsidRPr="00000000">
        <w:rPr>
          <w:rtl w:val="0"/>
        </w:rPr>
      </w:r>
    </w:p>
    <w:p w:rsidR="00000000" w:rsidDel="00000000" w:rsidP="00000000" w:rsidRDefault="00000000" w:rsidRPr="00000000" w14:paraId="00000025">
      <w:pPr>
        <w:pStyle w:val="Heading2"/>
        <w:numPr>
          <w:ilvl w:val="1"/>
          <w:numId w:val="3"/>
        </w:numPr>
        <w:tabs>
          <w:tab w:val="left" w:leader="none" w:pos="720"/>
        </w:tabs>
        <w:spacing w:after="240" w:lineRule="auto"/>
        <w:ind w:left="0" w:firstLine="720"/>
        <w:rPr/>
      </w:pPr>
      <w:r w:rsidDel="00000000" w:rsidR="00000000" w:rsidRPr="00000000">
        <w:rPr>
          <w:rFonts w:ascii="Quattrocento Sans" w:cs="Quattrocento Sans" w:eastAsia="Quattrocento Sans" w:hAnsi="Quattrocento Sans"/>
          <w:rtl w:val="0"/>
        </w:rPr>
        <w:t xml:space="preserve">The Parties agree that with respect to the provision of the Services, Hillenbrand is the data controller of the personal data and/or a business with respect to personal information and Vendor is the data processor of such personal data and/or a service provider with respect to such personal information. The Vendor confirms that it shall not sell personal information and/or combine personal information from different sources. </w:t>
      </w:r>
      <w:sdt>
        <w:sdtPr>
          <w:id w:val="1677805868"/>
          <w:tag w:val="goog_rdk_36"/>
        </w:sdtPr>
        <w:sdtContent>
          <w:del w:author="Cleartax Legal" w:id="12" w:date="2025-12-03T12:03:00Z"/>
          <w:sdt>
            <w:sdtPr>
              <w:id w:val="-2011339708"/>
              <w:tag w:val="goog_rdk_37"/>
            </w:sdtPr>
            <w:sdtContent>
              <w:commentRangeStart w:id="9"/>
            </w:sdtContent>
          </w:sdt>
          <w:del w:author="Cleartax Legal" w:id="12" w:date="2025-12-03T12:03:00Z">
            <w:r w:rsidDel="00000000" w:rsidR="00000000" w:rsidRPr="00000000">
              <w:rPr>
                <w:rFonts w:ascii="Quattrocento Sans" w:cs="Quattrocento Sans" w:eastAsia="Quattrocento Sans" w:hAnsi="Quattrocento Sans"/>
                <w:rtl w:val="0"/>
              </w:rPr>
              <w:delText xml:space="preserve">To the extent that the personal information is subject to the CCPA or CPRA, Vendor (i) is engaged in such processing on behalf of Hillenbrand and is receiving and processing Hillenbrand’s personal information in furtherance of one or more enumerated business purposes under the CCPA; (ii) shall not sell personal information; and for the purposes of CPRA compliance, (iii) shall not combine personal information from different sources.  Vendor understands the restrictions explicitly set forth in the CCPA or CPRA, as applicable, and certifies that it will comply with such restrictions.</w:delText>
            </w:r>
          </w:del>
        </w:sdtContent>
      </w:sdt>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6">
      <w:pPr>
        <w:pStyle w:val="Heading2"/>
        <w:numPr>
          <w:ilvl w:val="1"/>
          <w:numId w:val="3"/>
        </w:numPr>
        <w:tabs>
          <w:tab w:val="left" w:leader="none" w:pos="720"/>
        </w:tabs>
        <w:spacing w:after="240" w:lineRule="auto"/>
        <w:ind w:left="0" w:firstLine="720"/>
        <w:rPr/>
      </w:pPr>
      <w:sdt>
        <w:sdtPr>
          <w:id w:val="-1107235681"/>
          <w:tag w:val="goog_rdk_38"/>
        </w:sdtPr>
        <w:sdtContent>
          <w:commentRangeStart w:id="10"/>
        </w:sdtContent>
      </w:sdt>
      <w:r w:rsidDel="00000000" w:rsidR="00000000" w:rsidRPr="00000000">
        <w:rPr>
          <w:rFonts w:ascii="Quattrocento Sans" w:cs="Quattrocento Sans" w:eastAsia="Quattrocento Sans" w:hAnsi="Quattrocento Sans"/>
          <w:rtl w:val="0"/>
        </w:rPr>
        <w:t xml:space="preserve">In accordance with GDPR Article 28(3)(a) and any other Data Protection Law, Vendor and any Subprocessor shall only process personal data and/or personal information as set forth in the Agreement or other documented instruction given by Hillenbrand, unless otherwise </w:t>
      </w:r>
      <w:commentRangeEnd w:id="10"/>
      <w:r w:rsidDel="00000000" w:rsidR="00000000" w:rsidRPr="00000000">
        <w:commentReference w:id="10"/>
      </w:r>
      <w:r w:rsidDel="00000000" w:rsidR="00000000" w:rsidRPr="00000000">
        <w:rPr>
          <w:rFonts w:ascii="Quattrocento Sans" w:cs="Quattrocento Sans" w:eastAsia="Quattrocento Sans" w:hAnsi="Quattrocento Sans"/>
          <w:rtl w:val="0"/>
        </w:rPr>
        <w:t xml:space="preserve">required by law to which Vendor is subject, including but not limited to, European Union or EEA Member State law</w:t>
      </w:r>
      <w:sdt>
        <w:sdtPr>
          <w:id w:val="20941812"/>
          <w:tag w:val="goog_rdk_39"/>
        </w:sdtPr>
        <w:sdtContent>
          <w:del w:author="Cleartax Legal" w:id="13" w:date="2025-12-03T12:03:00Z">
            <w:r w:rsidDel="00000000" w:rsidR="00000000" w:rsidRPr="00000000">
              <w:rPr>
                <w:rFonts w:ascii="Quattrocento Sans" w:cs="Quattrocento Sans" w:eastAsia="Quattrocento Sans" w:hAnsi="Quattrocento Sans"/>
                <w:rtl w:val="0"/>
              </w:rPr>
              <w:delText xml:space="preserve"> and/or U.S. state and federal law</w:delText>
            </w:r>
          </w:del>
        </w:sdtContent>
      </w:sdt>
      <w:r w:rsidDel="00000000" w:rsidR="00000000" w:rsidRPr="00000000">
        <w:rPr>
          <w:rFonts w:ascii="Quattrocento Sans" w:cs="Quattrocento Sans" w:eastAsia="Quattrocento Sans" w:hAnsi="Quattrocento Sans"/>
          <w:rtl w:val="0"/>
        </w:rPr>
        <w:t xml:space="preserve">. In this case, Vendor shall inform Hillenbrand of the relevant legal requirement prior to such processing, unless Vendor is legally prohibited from informing Hillenbrand of the requirement.</w:t>
      </w:r>
      <w:r w:rsidDel="00000000" w:rsidR="00000000" w:rsidRPr="00000000">
        <w:rPr>
          <w:rtl w:val="0"/>
        </w:rPr>
      </w:r>
    </w:p>
    <w:p w:rsidR="00000000" w:rsidDel="00000000" w:rsidP="00000000" w:rsidRDefault="00000000" w:rsidRPr="00000000" w14:paraId="00000027">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Security Measures.   </w:t>
      </w:r>
      <w:r w:rsidDel="00000000" w:rsidR="00000000" w:rsidRPr="00000000">
        <w:rPr>
          <w:rFonts w:ascii="Quattrocento Sans" w:cs="Quattrocento Sans" w:eastAsia="Quattrocento Sans" w:hAnsi="Quattrocento Sans"/>
          <w:b w:val="0"/>
          <w:bCs w:val="0"/>
          <w:rtl w:val="0"/>
        </w:rPr>
        <w:t xml:space="preserve">In performing the Services, Vendor shall:</w:t>
      </w:r>
      <w:r w:rsidDel="00000000" w:rsidR="00000000" w:rsidRPr="00000000">
        <w:rPr>
          <w:rtl w:val="0"/>
        </w:rPr>
      </w:r>
    </w:p>
    <w:p w:rsidR="00000000" w:rsidDel="00000000" w:rsidP="00000000" w:rsidRDefault="00000000" w:rsidRPr="00000000" w14:paraId="00000028">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implement, maintain and monitor a comprehensive written information security program that contains appropriate administrative, technical, and organizational measures to ensure the security and confidentiality of Hillenbrand personal data/personal information and to prevent unauthorized or unlawful processing of personal data/personal information and any loss, destruction of, or damage to personal data/personal information (“Information Security Program”). The safeguards will be appropriate to the risk associated with the processing activity, including, at a minimum, the measures referred to in GDPR Article 32(1); </w:t>
      </w:r>
      <w:r w:rsidDel="00000000" w:rsidR="00000000" w:rsidRPr="00000000">
        <w:rPr>
          <w:rtl w:val="0"/>
        </w:rPr>
      </w:r>
    </w:p>
    <w:p w:rsidR="00000000" w:rsidDel="00000000" w:rsidP="00000000" w:rsidRDefault="00000000" w:rsidRPr="00000000" w14:paraId="00000029">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implement appropriate security measures that meet or exceed prevailing industry standards and are in accordance with the requirements of the GDPR and any other Data Protection Law; </w:t>
      </w:r>
      <w:r w:rsidDel="00000000" w:rsidR="00000000" w:rsidRPr="00000000">
        <w:rPr>
          <w:rtl w:val="0"/>
        </w:rPr>
      </w:r>
    </w:p>
    <w:p w:rsidR="00000000" w:rsidDel="00000000" w:rsidP="00000000" w:rsidRDefault="00000000" w:rsidRPr="00000000" w14:paraId="0000002A">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regularly test, assess, and evaluate the effectiveness of the Information Security Program for ensuring the secure processing of personal data/personal information and regularly monitor compliance with such security safeguards and ensure that there is no material decrease in the level of security afforded to Hillenbrand personal data and/or personal information during the duration of the processing, and </w:t>
      </w:r>
      <w:r w:rsidDel="00000000" w:rsidR="00000000" w:rsidRPr="00000000">
        <w:rPr>
          <w:rtl w:val="0"/>
        </w:rPr>
      </w:r>
    </w:p>
    <w:p w:rsidR="00000000" w:rsidDel="00000000" w:rsidP="00000000" w:rsidRDefault="00000000" w:rsidRPr="00000000" w14:paraId="0000002B">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at minimum, apply the technical and organizational measures described in </w:t>
      </w:r>
      <w:r w:rsidDel="00000000" w:rsidR="00000000" w:rsidRPr="00000000">
        <w:rPr>
          <w:rFonts w:ascii="Quattrocento Sans" w:cs="Quattrocento Sans" w:eastAsia="Quattrocento Sans" w:hAnsi="Quattrocento Sans"/>
          <w:b w:val="1"/>
          <w:bCs w:val="1"/>
          <w:rtl w:val="0"/>
        </w:rPr>
        <w:t xml:space="preserve">Annex II</w:t>
      </w:r>
      <w:r w:rsidDel="00000000" w:rsidR="00000000" w:rsidRPr="00000000">
        <w:rPr>
          <w:rFonts w:ascii="Quattrocento Sans" w:cs="Quattrocento Sans" w:eastAsia="Quattrocento Sans" w:hAnsi="Quattrocento Sans"/>
          <w:rtl w:val="0"/>
        </w:rPr>
        <w:t xml:space="preserve"> to </w:t>
      </w:r>
      <w:r w:rsidDel="00000000" w:rsidR="00000000" w:rsidRPr="00000000">
        <w:rPr>
          <w:rFonts w:ascii="Quattrocento Sans" w:cs="Quattrocento Sans" w:eastAsia="Quattrocento Sans" w:hAnsi="Quattrocento Sans"/>
          <w:b w:val="1"/>
          <w:bCs w:val="1"/>
          <w:rtl w:val="0"/>
        </w:rPr>
        <w:t xml:space="preserve">Attachment B</w:t>
      </w:r>
      <w:r w:rsidDel="00000000" w:rsidR="00000000" w:rsidRPr="00000000">
        <w:rPr>
          <w:rFonts w:ascii="Quattrocento Sans" w:cs="Quattrocento Sans" w:eastAsia="Quattrocento Sans" w:hAnsi="Quattrocento Sans"/>
          <w:rtl w:val="0"/>
        </w:rPr>
        <w:t xml:space="preserve"> of this DPA.</w:t>
      </w:r>
      <w:r w:rsidDel="00000000" w:rsidR="00000000" w:rsidRPr="00000000">
        <w:rPr>
          <w:rtl w:val="0"/>
        </w:rPr>
      </w:r>
    </w:p>
    <w:p w:rsidR="00000000" w:rsidDel="00000000" w:rsidP="00000000" w:rsidRDefault="00000000" w:rsidRPr="00000000" w14:paraId="0000002C">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Confidentiality and Restrictions on Use.</w:t>
      </w:r>
      <w:r w:rsidDel="00000000" w:rsidR="00000000" w:rsidRPr="00000000">
        <w:rPr>
          <w:rtl w:val="0"/>
        </w:rPr>
      </w:r>
    </w:p>
    <w:p w:rsidR="00000000" w:rsidDel="00000000" w:rsidP="00000000" w:rsidRDefault="00000000" w:rsidRPr="00000000" w14:paraId="0000002D">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treat all personal data and/or personal information processed on behalf of Hillenbrand in accordance with the Agreement as confidential information.</w:t>
      </w:r>
      <w:r w:rsidDel="00000000" w:rsidR="00000000" w:rsidRPr="00000000">
        <w:rPr>
          <w:rtl w:val="0"/>
        </w:rPr>
      </w:r>
    </w:p>
    <w:p w:rsidR="00000000" w:rsidDel="00000000" w:rsidP="00000000" w:rsidRDefault="00000000" w:rsidRPr="00000000" w14:paraId="0000002E">
      <w:pPr>
        <w:pStyle w:val="Heading2"/>
        <w:numPr>
          <w:ilvl w:val="1"/>
          <w:numId w:val="3"/>
        </w:numPr>
        <w:tabs>
          <w:tab w:val="left" w:leader="none" w:pos="720"/>
          <w:tab w:val="left" w:leader="none" w:pos="1260"/>
        </w:tabs>
        <w:ind w:left="0" w:firstLine="720"/>
        <w:rPr/>
      </w:pPr>
      <w:r w:rsidDel="00000000" w:rsidR="00000000" w:rsidRPr="00000000">
        <w:rPr>
          <w:rFonts w:ascii="Quattrocento Sans" w:cs="Quattrocento Sans" w:eastAsia="Quattrocento Sans" w:hAnsi="Quattrocento Sans"/>
          <w:rtl w:val="0"/>
        </w:rPr>
        <w:t xml:space="preserve">Vendor shall not retain, use, or disclose the personal data/personal information it receives from Hillenbrand for any purpose other than performing the Services for Hillenbrand as specified in the Agreement. Vendor shall not sell the personal data/personal information it receives from Hillenbrand, nor shall it retain, use, or disclose such personal data/personal information outside of its direct business relationship with Hillenbrand. Vendor certifies that it understands the restrictions outlined in this section and will comply with them. </w:t>
      </w:r>
      <w:r w:rsidDel="00000000" w:rsidR="00000000" w:rsidRPr="00000000">
        <w:rPr>
          <w:rtl w:val="0"/>
        </w:rPr>
      </w:r>
    </w:p>
    <w:p w:rsidR="00000000" w:rsidDel="00000000" w:rsidP="00000000" w:rsidRDefault="00000000" w:rsidRPr="00000000" w14:paraId="0000002F">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ensure that persons authorized to process Hillenbrand personal data and/or personal information have been informed of their responsibilities and have executed written confidentiality agreements or are otherwise subject to confidentiality obligations. Vendor shall ensure that such commitments to confidentiality endure through the duration of the processing and after termination or conclusion of processing. Vendor shall also treat this DPA as confidential information.</w:t>
      </w:r>
      <w:r w:rsidDel="00000000" w:rsidR="00000000" w:rsidRPr="00000000">
        <w:rPr>
          <w:rtl w:val="0"/>
        </w:rPr>
      </w:r>
    </w:p>
    <w:p w:rsidR="00000000" w:rsidDel="00000000" w:rsidP="00000000" w:rsidRDefault="00000000" w:rsidRPr="00000000" w14:paraId="00000030">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limit access to Hillenbrand personal data and/or personal information to Vendor’s personnel and any Subprocessor’s personnel that requires such access in order to perform the Services. Any such access to Hillenbrand personal data and/or personal information shall be granted on a strict need-to-know basis.</w:t>
      </w:r>
      <w:r w:rsidDel="00000000" w:rsidR="00000000" w:rsidRPr="00000000">
        <w:rPr>
          <w:rtl w:val="0"/>
        </w:rPr>
      </w:r>
    </w:p>
    <w:p w:rsidR="00000000" w:rsidDel="00000000" w:rsidP="00000000" w:rsidRDefault="00000000" w:rsidRPr="00000000" w14:paraId="00000031">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Subprocessing.</w:t>
      </w:r>
      <w:r w:rsidDel="00000000" w:rsidR="00000000" w:rsidRPr="00000000">
        <w:rPr>
          <w:rtl w:val="0"/>
        </w:rPr>
      </w:r>
    </w:p>
    <w:p w:rsidR="00000000" w:rsidDel="00000000" w:rsidP="00000000" w:rsidRDefault="00000000" w:rsidRPr="00000000" w14:paraId="00000032">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w:t>
      </w:r>
      <w:sdt>
        <w:sdtPr>
          <w:id w:val="-2044086641"/>
          <w:tag w:val="goog_rdk_40"/>
        </w:sdtPr>
        <w:sdtContent>
          <w:commentRangeStart w:id="11"/>
        </w:sdtContent>
      </w:sdt>
      <w:r w:rsidDel="00000000" w:rsidR="00000000" w:rsidRPr="00000000">
        <w:rPr>
          <w:rFonts w:ascii="Quattrocento Sans" w:cs="Quattrocento Sans" w:eastAsia="Quattrocento Sans" w:hAnsi="Quattrocento Sans"/>
          <w:rtl w:val="0"/>
        </w:rPr>
        <w:t xml:space="preserve">shall not engage any Subprocessor or disclose any personal data and/or any personal information to any outside entity without Hillenbrand’s prior specific written consent, and </w:t>
      </w:r>
      <w:sdt>
        <w:sdtPr>
          <w:id w:val="528344118"/>
          <w:tag w:val="goog_rdk_41"/>
        </w:sdtPr>
        <w:sdtContent>
          <w:del w:author="Cleartax Legal" w:id="14" w:date="2025-12-03T12:03:00Z"/>
          <w:sdt>
            <w:sdtPr>
              <w:id w:val="296142961"/>
              <w:tag w:val="goog_rdk_42"/>
            </w:sdtPr>
            <w:sdtContent>
              <w:commentRangeStart w:id="12"/>
            </w:sdtContent>
          </w:sdt>
          <w:del w:author="Cleartax Legal" w:id="14" w:date="2025-12-03T12:03:00Z">
            <w:sdt>
              <w:sdtPr>
                <w:id w:val="-62114466"/>
                <w:tag w:val="goog_rdk_43"/>
              </w:sdtPr>
              <w:sdtContent>
                <w:commentRangeStart w:id="13"/>
              </w:sdtContent>
            </w:sdt>
            <w:sdt>
              <w:sdtPr>
                <w:id w:val="-1164201426"/>
                <w:tag w:val="goog_rdk_44"/>
              </w:sdtPr>
              <w:sdtContent>
                <w:commentRangeStart w:id="14"/>
              </w:sdtContent>
            </w:sdt>
            <w:r w:rsidDel="00000000" w:rsidR="00000000" w:rsidRPr="00000000">
              <w:rPr>
                <w:rFonts w:ascii="Quattrocento Sans" w:cs="Quattrocento Sans" w:eastAsia="Quattrocento Sans" w:hAnsi="Quattrocento Sans"/>
                <w:rtl w:val="0"/>
              </w:rPr>
              <w:delText xml:space="preserve">without Hillenbrand’s prior specific written consent, and </w:delText>
            </w:r>
          </w:del>
        </w:sdtContent>
      </w:sdt>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Quattrocento Sans" w:cs="Quattrocento Sans" w:eastAsia="Quattrocento Sans" w:hAnsi="Quattrocento Sans"/>
          <w:rtl w:val="0"/>
        </w:rPr>
        <w:t xml:space="preserve">o</w:t>
      </w:r>
      <w:commentRangeEnd w:id="11"/>
      <w:r w:rsidDel="00000000" w:rsidR="00000000" w:rsidRPr="00000000">
        <w:commentReference w:id="11"/>
      </w:r>
      <w:r w:rsidDel="00000000" w:rsidR="00000000" w:rsidRPr="00000000">
        <w:rPr>
          <w:rFonts w:ascii="Quattrocento Sans" w:cs="Quattrocento Sans" w:eastAsia="Quattrocento Sans" w:hAnsi="Quattrocento Sans"/>
          <w:rtl w:val="0"/>
        </w:rPr>
        <w:t xml:space="preserve">nly for the purpose of performing the Services specified in the Agreement or as otherwise permitted by Data Protection Law. Vendor shall inform Hillenbrand in writing, through the email addresses of its then-current, active points of contact at Hillenbrand, at </w:t>
      </w:r>
      <w:sdt>
        <w:sdtPr>
          <w:id w:val="1031103882"/>
          <w:tag w:val="goog_rdk_45"/>
        </w:sdtPr>
        <w:sdtContent>
          <w:commentRangeStart w:id="15"/>
        </w:sdtContent>
      </w:sdt>
      <w:sdt>
        <w:sdtPr>
          <w:id w:val="1239951506"/>
          <w:tag w:val="goog_rdk_46"/>
        </w:sdtPr>
        <w:sdtContent>
          <w:commentRangeStart w:id="16"/>
        </w:sdtContent>
      </w:sdt>
      <w:r w:rsidDel="00000000" w:rsidR="00000000" w:rsidRPr="00000000">
        <w:rPr>
          <w:rFonts w:ascii="Quattrocento Sans" w:cs="Quattrocento Sans" w:eastAsia="Quattrocento Sans" w:hAnsi="Quattrocento Sans"/>
          <w:rtl w:val="0"/>
        </w:rPr>
        <w:t xml:space="preserve">least one month </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Quattrocento Sans" w:cs="Quattrocento Sans" w:eastAsia="Quattrocento Sans" w:hAnsi="Quattrocento Sans"/>
          <w:rtl w:val="0"/>
        </w:rPr>
        <w:t xml:space="preserve">in advance of its intention to add or replace a Subprocessor. Such notification shall include the identity of such Subprocessor, the location in which Hillenbrand personal data and/or personal information would be processed by such Subprocessor, and a description of the relevant processing activities to be carried out by the Subprocessor.</w:t>
      </w:r>
      <w:r w:rsidDel="00000000" w:rsidR="00000000" w:rsidRPr="00000000">
        <w:rPr>
          <w:rtl w:val="0"/>
        </w:rPr>
      </w:r>
    </w:p>
    <w:p w:rsidR="00000000" w:rsidDel="00000000" w:rsidP="00000000" w:rsidRDefault="00000000" w:rsidRPr="00000000" w14:paraId="00000033">
      <w:pPr>
        <w:pStyle w:val="Heading2"/>
        <w:numPr>
          <w:ilvl w:val="1"/>
          <w:numId w:val="3"/>
        </w:numPr>
        <w:tabs>
          <w:tab w:val="left" w:leader="none" w:pos="720"/>
          <w:tab w:val="left" w:leader="none" w:pos="1260"/>
        </w:tabs>
        <w:spacing w:after="240" w:lineRule="auto"/>
        <w:ind w:left="0" w:firstLine="720"/>
        <w:rPr/>
      </w:pPr>
      <w:sdt>
        <w:sdtPr>
          <w:id w:val="-453674777"/>
          <w:tag w:val="goog_rdk_47"/>
        </w:sdtPr>
        <w:sdtContent>
          <w:commentRangeStart w:id="17"/>
        </w:sdtContent>
      </w:sdt>
      <w:sdt>
        <w:sdtPr>
          <w:id w:val="1629178603"/>
          <w:tag w:val="goog_rdk_48"/>
        </w:sdtPr>
        <w:sdtContent>
          <w:commentRangeStart w:id="18"/>
        </w:sdtContent>
      </w:sdt>
      <w:r w:rsidDel="00000000" w:rsidR="00000000" w:rsidRPr="00000000">
        <w:rPr>
          <w:rFonts w:ascii="Quattrocento Sans" w:cs="Quattrocento Sans" w:eastAsia="Quattrocento Sans" w:hAnsi="Quattrocento Sans"/>
          <w:rtl w:val="0"/>
        </w:rPr>
        <w:t xml:space="preserve">Vendor shall ensure that Subprocessors are bound by a written agreement requiring such Subprocessor to adhere to the same data protection obligations as those applicable to Vendor under this DPA,</w:t>
      </w:r>
      <w:sdt>
        <w:sdtPr>
          <w:id w:val="670580152"/>
          <w:tag w:val="goog_rdk_49"/>
        </w:sdtPr>
        <w:sdtContent>
          <w:ins w:author="Wolgast, Kirsten" w:id="15" w:date="2025-12-16T12:37:00Z">
            <w:r w:rsidDel="00000000" w:rsidR="00000000" w:rsidRPr="00000000">
              <w:rPr>
                <w:rFonts w:ascii="Quattrocento Sans" w:cs="Quattrocento Sans" w:eastAsia="Quattrocento Sans" w:hAnsi="Quattrocento Sans"/>
                <w:rtl w:val="0"/>
              </w:rPr>
              <w:t xml:space="preserve"> including a right for Hillenbrand to audit Subprocessor</w:t>
            </w:r>
          </w:ins>
        </w:sdtContent>
      </w:sdt>
      <w:r w:rsidDel="00000000" w:rsidR="00000000" w:rsidRPr="00000000">
        <w:rPr>
          <w:rFonts w:ascii="Quattrocento Sans" w:cs="Quattrocento Sans" w:eastAsia="Quattrocento Sans" w:hAnsi="Quattrocento Sans"/>
          <w:rtl w:val="0"/>
        </w:rPr>
        <w:t xml:space="preserve"> </w:t>
      </w:r>
      <w:sdt>
        <w:sdtPr>
          <w:id w:val="420953102"/>
          <w:tag w:val="goog_rdk_50"/>
        </w:sdtPr>
        <w:sdtContent>
          <w:del w:author="Cleartax Legal" w:id="16" w:date="2025-12-03T12:03:00Z"/>
          <w:sdt>
            <w:sdtPr>
              <w:id w:val="1567950060"/>
              <w:tag w:val="goog_rdk_51"/>
            </w:sdtPr>
            <w:sdtContent>
              <w:commentRangeStart w:id="19"/>
            </w:sdtContent>
          </w:sdt>
          <w:del w:author="Cleartax Legal" w:id="16" w:date="2025-12-03T12:03:00Z">
            <w:sdt>
              <w:sdtPr>
                <w:id w:val="-894560997"/>
                <w:tag w:val="goog_rdk_52"/>
              </w:sdtPr>
              <w:sdtContent>
                <w:commentRangeStart w:id="20"/>
              </w:sdtContent>
            </w:sdt>
            <w:sdt>
              <w:sdtPr>
                <w:id w:val="-108917070"/>
                <w:tag w:val="goog_rdk_53"/>
              </w:sdtPr>
              <w:sdtContent>
                <w:commentRangeStart w:id="21"/>
              </w:sdtContent>
            </w:sdt>
            <w:r w:rsidDel="00000000" w:rsidR="00000000" w:rsidRPr="00000000">
              <w:rPr>
                <w:rFonts w:ascii="Quattrocento Sans" w:cs="Quattrocento Sans" w:eastAsia="Quattrocento Sans" w:hAnsi="Quattrocento Sans"/>
                <w:rtl w:val="0"/>
              </w:rPr>
              <w:delText xml:space="preserve">including a right for Hillenbrand to audit Subprocessor</w:delTex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Fonts w:ascii="Quattrocento Sans" w:cs="Quattrocento Sans" w:eastAsia="Quattrocento Sans" w:hAnsi="Quattrocento Sans"/>
                <w:rtl w:val="0"/>
              </w:rPr>
              <w:delText xml:space="preserve">, </w:delText>
            </w:r>
          </w:del>
        </w:sdtContent>
      </w:sdt>
      <w:r w:rsidDel="00000000" w:rsidR="00000000" w:rsidRPr="00000000">
        <w:rPr>
          <w:rFonts w:ascii="Quattrocento Sans" w:cs="Quattrocento Sans" w:eastAsia="Quattrocento Sans" w:hAnsi="Quattrocento Sans"/>
          <w:rtl w:val="0"/>
        </w:rPr>
        <w:t xml:space="preserve">and all requirements of Data Protection Law. Vendor shall respect the conditions imposed by GDPR Article 28(2) and (4) regarding the engagement of Subprocessors.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4">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may continue to use Subprocessors engaged as of the Effective Date of this DPA, subject to compliance with Vendor’s obligations under this DPA, the Agreement, and applicable Data Protection Law.</w:t>
      </w:r>
      <w:r w:rsidDel="00000000" w:rsidR="00000000" w:rsidRPr="00000000">
        <w:rPr>
          <w:rtl w:val="0"/>
        </w:rPr>
      </w:r>
    </w:p>
    <w:p w:rsidR="00000000" w:rsidDel="00000000" w:rsidP="00000000" w:rsidRDefault="00000000" w:rsidRPr="00000000" w14:paraId="00000035">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provide a list of its Subprocessors to Hillenbrand at any time upon request.</w:t>
      </w:r>
      <w:r w:rsidDel="00000000" w:rsidR="00000000" w:rsidRPr="00000000">
        <w:rPr>
          <w:rtl w:val="0"/>
        </w:rPr>
      </w:r>
    </w:p>
    <w:p w:rsidR="00000000" w:rsidDel="00000000" w:rsidP="00000000" w:rsidRDefault="00000000" w:rsidRPr="00000000" w14:paraId="00000036">
      <w:pPr>
        <w:pStyle w:val="Heading2"/>
        <w:numPr>
          <w:ilvl w:val="1"/>
          <w:numId w:val="3"/>
        </w:numPr>
        <w:tabs>
          <w:tab w:val="left" w:leader="none" w:pos="720"/>
          <w:tab w:val="left" w:leader="none" w:pos="1260"/>
        </w:tabs>
        <w:spacing w:after="240" w:lineRule="auto"/>
        <w:ind w:left="0" w:firstLine="720"/>
        <w:rPr/>
      </w:pPr>
      <w:r w:rsidDel="00000000" w:rsidR="00000000" w:rsidRPr="00000000">
        <w:rPr>
          <w:rtl w:val="0"/>
        </w:rPr>
        <w:t xml:space="preserve">     </w:t>
      </w:r>
      <w:sdt>
        <w:sdtPr>
          <w:id w:val="328037103"/>
          <w:tag w:val="goog_rdk_54"/>
        </w:sdtPr>
        <w:sdtContent>
          <w:commentRangeStart w:id="22"/>
        </w:sdtContent>
      </w:sdt>
      <w:sdt>
        <w:sdtPr>
          <w:id w:val="-285176936"/>
          <w:tag w:val="goog_rdk_55"/>
        </w:sdtPr>
        <w:sdtContent>
          <w:commentRangeStart w:id="23"/>
        </w:sdtContent>
      </w:sdt>
      <w:sdt>
        <w:sdtPr>
          <w:id w:val="-1554111174"/>
          <w:tag w:val="goog_rdk_56"/>
        </w:sdtPr>
        <w:sdtContent>
          <w:commentRangeStart w:id="24"/>
        </w:sdtContent>
      </w:sdt>
      <w:r w:rsidDel="00000000" w:rsidR="00000000" w:rsidRPr="00000000">
        <w:rPr>
          <w:rFonts w:ascii="Quattrocento Sans" w:cs="Quattrocento Sans" w:eastAsia="Quattrocento Sans" w:hAnsi="Quattrocento Sans"/>
          <w:rtl w:val="0"/>
        </w:rPr>
        <w:t xml:space="preserve">Vendor shall remain fully liable for any personal data and/or personal information processing, including any acts or omissions, by Vendor’s Subprocessors.</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7">
      <w:pPr>
        <w:pStyle w:val="Heading1"/>
        <w:keepNext w:val="0"/>
        <w:keepLines w:val="1"/>
        <w:numPr>
          <w:ilvl w:val="0"/>
          <w:numId w:val="3"/>
        </w:numPr>
        <w:spacing w:after="200" w:lineRule="auto"/>
        <w:ind w:left="0" w:firstLine="0"/>
        <w:rPr/>
      </w:pPr>
      <w:bookmarkStart w:colFirst="0" w:colLast="0" w:name="_heading=h.9f44op42rf24" w:id="6"/>
      <w:bookmarkEnd w:id="6"/>
      <w:r w:rsidDel="00000000" w:rsidR="00000000" w:rsidRPr="00000000">
        <w:rPr>
          <w:rFonts w:ascii="Quattrocento Sans" w:cs="Quattrocento Sans" w:eastAsia="Quattrocento Sans" w:hAnsi="Quattrocento Sans"/>
          <w:rtl w:val="0"/>
        </w:rPr>
        <w:t xml:space="preserve">Data Subject Requests and Consumer Rights Requests.</w:t>
      </w:r>
      <w:r w:rsidDel="00000000" w:rsidR="00000000" w:rsidRPr="00000000">
        <w:rPr>
          <w:rtl w:val="0"/>
        </w:rPr>
      </w:r>
    </w:p>
    <w:p w:rsidR="00000000" w:rsidDel="00000000" w:rsidP="00000000" w:rsidRDefault="00000000" w:rsidRPr="00000000" w14:paraId="00000038">
      <w:pPr>
        <w:pStyle w:val="Heading2"/>
        <w:numPr>
          <w:ilvl w:val="1"/>
          <w:numId w:val="3"/>
        </w:numPr>
        <w:tabs>
          <w:tab w:val="left" w:leader="none" w:pos="720"/>
          <w:tab w:val="left" w:leader="none" w:pos="1260"/>
        </w:tabs>
        <w:spacing w:after="240" w:lineRule="auto"/>
        <w:ind w:left="0" w:firstLine="720"/>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Vendor shall, without undue delay, and in any event within five (5) business days, notify Hillenbrand if it receives a Data Subject Request regarding Hillenbrand personal data or a Consumer Rights Request regarding Hillenbrand personal information. Vendor shall not respond to any Data Subject Request or Consumer Rights Request, unless and until expressly instructed to do so by Hillenbrand or unless required to respond by applicable law.</w:t>
      </w:r>
      <w:r w:rsidDel="00000000" w:rsidR="00000000" w:rsidRPr="00000000">
        <w:rPr>
          <w:rtl w:val="0"/>
        </w:rPr>
      </w:r>
    </w:p>
    <w:p w:rsidR="00000000" w:rsidDel="00000000" w:rsidP="00000000" w:rsidRDefault="00000000" w:rsidRPr="00000000" w14:paraId="00000039">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provide all reasonable assistance to Hillenbrand to ensure Hillenbrand is compliant with its obligation to respond to Data Subject Requests and/or Consumer Rights Requests under Data Protection Law and also to the extent required as per the terms and conditions of this DPA. If authorized by Hillenbrand, such assistance may include complying with a Data Subject Request and/or Consumer Rights Request in accordance with Data Protection Law and Hillenbrand instructions.</w:t>
      </w:r>
      <w:r w:rsidDel="00000000" w:rsidR="00000000" w:rsidRPr="00000000">
        <w:rPr>
          <w:rtl w:val="0"/>
        </w:rPr>
      </w:r>
    </w:p>
    <w:p w:rsidR="00000000" w:rsidDel="00000000" w:rsidP="00000000" w:rsidRDefault="00000000" w:rsidRPr="00000000" w14:paraId="0000003A">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comply with any Data Subject Request and/or Consumer Rights Request regarding the deletion of an individual’s personal data and/or personal information. Upon direction from Hillenbrand to execute a deletion request, Vendor shall delete the personal data and/or personal information in question within 30 business days. If Vendor is unable to delete such personal data and/or personal information by the aforementioned deadline, it shall promptly notify Hillenbrand in writing.</w:t>
      </w:r>
      <w:r w:rsidDel="00000000" w:rsidR="00000000" w:rsidRPr="00000000">
        <w:rPr>
          <w:rtl w:val="0"/>
        </w:rPr>
      </w:r>
    </w:p>
    <w:p w:rsidR="00000000" w:rsidDel="00000000" w:rsidP="00000000" w:rsidRDefault="00000000" w:rsidRPr="00000000" w14:paraId="0000003B">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If Hillenbrand requests information from Vendor to fulfill its obligation to respond to a Data Subject Request or Consumer Rights Request, Vendor shall provide the requested information without undue delay, and in any event within 72 hours of Hillenbrand’s request for assistance. Vendor shall notify Hillenbrand immediately if Vendor is unable to comply with the request for assistance. Such notification shall provide a detailed explanation as to why Vendor considers compliance with such request for assistance to be impossible. </w:t>
      </w:r>
      <w:r w:rsidDel="00000000" w:rsidR="00000000" w:rsidRPr="00000000">
        <w:rPr>
          <w:rtl w:val="0"/>
        </w:rPr>
      </w:r>
    </w:p>
    <w:p w:rsidR="00000000" w:rsidDel="00000000" w:rsidP="00000000" w:rsidRDefault="00000000" w:rsidRPr="00000000" w14:paraId="0000003C">
      <w:pPr>
        <w:pStyle w:val="Heading2"/>
        <w:widowControl w:val="0"/>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During the term of the Agreement, </w:t>
      </w:r>
      <w:sdt>
        <w:sdtPr>
          <w:id w:val="1340889464"/>
          <w:tag w:val="goog_rdk_57"/>
        </w:sdtPr>
        <w:sdtContent>
          <w:commentRangeStart w:id="25"/>
        </w:sdtContent>
      </w:sdt>
      <w:r w:rsidDel="00000000" w:rsidR="00000000" w:rsidRPr="00000000">
        <w:rPr>
          <w:rFonts w:ascii="Quattrocento Sans" w:cs="Quattrocento Sans" w:eastAsia="Quattrocento Sans" w:hAnsi="Quattrocento Sans"/>
          <w:rtl w:val="0"/>
        </w:rPr>
        <w:t xml:space="preserve">V</w:t>
      </w:r>
      <w:sdt>
        <w:sdtPr>
          <w:id w:val="-145637182"/>
          <w:tag w:val="goog_rdk_58"/>
        </w:sdtPr>
        <w:sdtContent>
          <w:commentRangeStart w:id="26"/>
        </w:sdtContent>
      </w:sdt>
      <w:sdt>
        <w:sdtPr>
          <w:id w:val="-1683432424"/>
          <w:tag w:val="goog_rdk_59"/>
        </w:sdtPr>
        <w:sdtContent>
          <w:commentRangeStart w:id="27"/>
        </w:sdtContent>
      </w:sdt>
      <w:r w:rsidDel="00000000" w:rsidR="00000000" w:rsidRPr="00000000">
        <w:rPr>
          <w:rFonts w:ascii="Quattrocento Sans" w:cs="Quattrocento Sans" w:eastAsia="Quattrocento Sans" w:hAnsi="Quattrocento Sans"/>
          <w:rtl w:val="0"/>
        </w:rPr>
        <w:t xml:space="preserve">endor shall provide Hillenbrand with any personal data and/or personal information that it processes on Hillenbrand’s behalf in a structured, commonly used, electronic, and machine-readable format or in such format as otherwise requested by Hillenbrand.</w:t>
      </w:r>
      <w:commentRangeEnd w:id="26"/>
      <w:r w:rsidDel="00000000" w:rsidR="00000000" w:rsidRPr="00000000">
        <w:commentReference w:id="26"/>
      </w:r>
      <w:commentRangeEnd w:id="27"/>
      <w:r w:rsidDel="00000000" w:rsidR="00000000" w:rsidRPr="00000000">
        <w:commentReference w:id="27"/>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3D">
      <w:pPr>
        <w:pStyle w:val="Heading1"/>
        <w:keepNext w:val="0"/>
        <w:widowControl w:val="0"/>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Information Security Incident.</w:t>
      </w:r>
      <w:r w:rsidDel="00000000" w:rsidR="00000000" w:rsidRPr="00000000">
        <w:rPr>
          <w:rtl w:val="0"/>
        </w:rPr>
      </w:r>
    </w:p>
    <w:p w:rsidR="00000000" w:rsidDel="00000000" w:rsidP="00000000" w:rsidRDefault="00000000" w:rsidRPr="00000000" w14:paraId="0000003E">
      <w:pPr>
        <w:pStyle w:val="Heading2"/>
        <w:widowControl w:val="0"/>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notify Hillenbrand without undue delay, and at the latest within </w:t>
      </w:r>
      <w:sdt>
        <w:sdtPr>
          <w:id w:val="-1380967468"/>
          <w:tag w:val="goog_rdk_60"/>
        </w:sdtPr>
        <w:sdtContent>
          <w:commentRangeStart w:id="28"/>
        </w:sdtContent>
      </w:sdt>
      <w:sdt>
        <w:sdtPr>
          <w:id w:val="2086050908"/>
          <w:tag w:val="goog_rdk_61"/>
        </w:sdtPr>
        <w:sdtContent>
          <w:commentRangeStart w:id="29"/>
        </w:sdtContent>
      </w:sdt>
      <w:r w:rsidDel="00000000" w:rsidR="00000000" w:rsidRPr="00000000">
        <w:rPr>
          <w:rFonts w:ascii="Quattrocento Sans" w:cs="Quattrocento Sans" w:eastAsia="Quattrocento Sans" w:hAnsi="Quattrocento Sans"/>
          <w:rtl w:val="0"/>
        </w:rPr>
        <w:t xml:space="preserve">24 </w:t>
      </w:r>
      <w:commentRangeEnd w:id="28"/>
      <w:r w:rsidDel="00000000" w:rsidR="00000000" w:rsidRPr="00000000">
        <w:commentReference w:id="28"/>
      </w:r>
      <w:commentRangeEnd w:id="29"/>
      <w:r w:rsidDel="00000000" w:rsidR="00000000" w:rsidRPr="00000000">
        <w:commentReference w:id="29"/>
      </w:r>
      <w:r w:rsidDel="00000000" w:rsidR="00000000" w:rsidRPr="00000000">
        <w:rPr>
          <w:rFonts w:ascii="Quattrocento Sans" w:cs="Quattrocento Sans" w:eastAsia="Quattrocento Sans" w:hAnsi="Quattrocento Sans"/>
          <w:rtl w:val="0"/>
        </w:rPr>
        <w:t xml:space="preserve">hours after becoming aware of an Information Security Incident affecting Hillenbrand personal data and/or personal information. The notification, at a minimum, shall include: (i) a description of the Information Security Incident, including the number and categories of individuals concerned, the date and time of the relevant incident and the nature and content of the personal data and/or personal information affected; (ii) a description of the incident and the circumstances that led to the Information Security Incident (e.g., loss, theft, copying); (iii) a description of recommended measures to mitigate any adverse effects of the Information Security Incident; (iv) a description of the likely consequences and potential risk that the Information Security Incident may have towards affected individuals; (v) a description of the measures proposed or taken by Vendor to address the Information Security Incident; and (vi) any other information required by Data Protection Law. </w:t>
      </w:r>
      <w:r w:rsidDel="00000000" w:rsidR="00000000" w:rsidRPr="00000000">
        <w:rPr>
          <w:rtl w:val="0"/>
        </w:rPr>
      </w:r>
    </w:p>
    <w:p w:rsidR="00000000" w:rsidDel="00000000" w:rsidP="00000000" w:rsidRDefault="00000000" w:rsidRPr="00000000" w14:paraId="0000003F">
      <w:pPr>
        <w:pStyle w:val="Heading2"/>
        <w:widowControl w:val="0"/>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In the event of an Information Security Incident, Vendor shall immediately take action to contain such Information Security Incident and mitigate potential risks to affected data subjects or consumers. </w:t>
      </w:r>
      <w:sdt>
        <w:sdtPr>
          <w:id w:val="-1819085913"/>
          <w:tag w:val="goog_rdk_62"/>
        </w:sdtPr>
        <w:sdtContent>
          <w:commentRangeStart w:id="30"/>
        </w:sdtContent>
      </w:sdt>
      <w:sdt>
        <w:sdtPr>
          <w:id w:val="1188268465"/>
          <w:tag w:val="goog_rdk_63"/>
        </w:sdtPr>
        <w:sdtContent>
          <w:commentRangeStart w:id="31"/>
        </w:sdtContent>
      </w:sdt>
      <w:sdt>
        <w:sdtPr>
          <w:id w:val="-1927396221"/>
          <w:tag w:val="goog_rdk_64"/>
        </w:sdtPr>
        <w:sdtContent>
          <w:commentRangeStart w:id="32"/>
        </w:sdtContent>
      </w:sdt>
      <w:r w:rsidDel="00000000" w:rsidR="00000000" w:rsidRPr="00000000">
        <w:rPr>
          <w:rFonts w:ascii="Quattrocento Sans" w:cs="Quattrocento Sans" w:eastAsia="Quattrocento Sans" w:hAnsi="Quattrocento Sans"/>
          <w:rtl w:val="0"/>
        </w:rPr>
        <w:t xml:space="preserve">Vendor shall assist Hillenbrand to investigate, remediate and take any other action Hillenbrand deems necessary regarding an Information Security Incident. </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Fonts w:ascii="Quattrocento Sans" w:cs="Quattrocento Sans" w:eastAsia="Quattrocento Sans" w:hAnsi="Quattrocento Sans"/>
          <w:rtl w:val="0"/>
        </w:rPr>
        <w:t xml:space="preserve">Vendor shall provide all reasonable assistance to Hillenbrand to ensure Hillenbrand is compliant with its obligations regarding an Information Security Incident under Data Protection Law. </w:t>
      </w:r>
      <w:r w:rsidDel="00000000" w:rsidR="00000000" w:rsidRPr="00000000">
        <w:rPr>
          <w:rtl w:val="0"/>
        </w:rPr>
      </w:r>
    </w:p>
    <w:p w:rsidR="00000000" w:rsidDel="00000000" w:rsidP="00000000" w:rsidRDefault="00000000" w:rsidRPr="00000000" w14:paraId="00000040">
      <w:pPr>
        <w:pStyle w:val="Heading2"/>
        <w:numPr>
          <w:ilvl w:val="1"/>
          <w:numId w:val="3"/>
        </w:numPr>
        <w:tabs>
          <w:tab w:val="left" w:leader="none" w:pos="720"/>
          <w:tab w:val="left" w:leader="none" w:pos="1260"/>
        </w:tabs>
        <w:ind w:left="0" w:firstLine="720"/>
        <w:rPr/>
      </w:pPr>
      <w:sdt>
        <w:sdtPr>
          <w:id w:val="247596729"/>
          <w:tag w:val="goog_rdk_65"/>
        </w:sdtPr>
        <w:sdtContent>
          <w:commentRangeStart w:id="33"/>
        </w:sdtContent>
      </w:sdt>
      <w:sdt>
        <w:sdtPr>
          <w:id w:val="1348998826"/>
          <w:tag w:val="goog_rdk_66"/>
        </w:sdtPr>
        <w:sdtContent>
          <w:commentRangeStart w:id="34"/>
        </w:sdtContent>
      </w:sdt>
      <w:sdt>
        <w:sdtPr>
          <w:id w:val="-1760483917"/>
          <w:tag w:val="goog_rdk_67"/>
        </w:sdtPr>
        <w:sdtContent>
          <w:commentRangeStart w:id="35"/>
        </w:sdtContent>
      </w:sdt>
      <w:r w:rsidDel="00000000" w:rsidR="00000000" w:rsidRPr="00000000">
        <w:rPr>
          <w:rFonts w:ascii="Quattrocento Sans" w:cs="Quattrocento Sans" w:eastAsia="Quattrocento Sans" w:hAnsi="Quattrocento Sans"/>
          <w:rtl w:val="0"/>
        </w:rPr>
        <w:t xml:space="preserve">In the event of an Information Security Incident, Hillenbrand has the right to control the breach notification process, unless Data Protection Law dictates otherwise. Vendor shall not communicate with any outside entity (including any data subjects, consumers, law enforcement, supervisory authority or other government agency) regarding Hillenbrand in connection with any Information Security Incident, unless and until expressly instructed to do so by Hillenbrand. </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1">
      <w:pPr>
        <w:pStyle w:val="Heading2"/>
        <w:numPr>
          <w:ilvl w:val="1"/>
          <w:numId w:val="3"/>
        </w:numPr>
        <w:tabs>
          <w:tab w:val="left" w:leader="none" w:pos="720"/>
          <w:tab w:val="left" w:leader="none" w:pos="1260"/>
        </w:tabs>
        <w:ind w:left="0" w:firstLine="720"/>
        <w:rPr/>
      </w:pPr>
      <w:r w:rsidDel="00000000" w:rsidR="00000000" w:rsidRPr="00000000">
        <w:rPr>
          <w:rFonts w:ascii="Quattrocento Sans" w:cs="Quattrocento Sans" w:eastAsia="Quattrocento Sans" w:hAnsi="Quattrocento Sans"/>
          <w:rtl w:val="0"/>
        </w:rPr>
        <w:t xml:space="preserve">I</w:t>
      </w:r>
      <w:sdt>
        <w:sdtPr>
          <w:id w:val="-181747707"/>
          <w:tag w:val="goog_rdk_68"/>
        </w:sdtPr>
        <w:sdtContent>
          <w:commentRangeStart w:id="36"/>
        </w:sdtContent>
      </w:sdt>
      <w:sdt>
        <w:sdtPr>
          <w:id w:val="-1975339627"/>
          <w:tag w:val="goog_rdk_69"/>
        </w:sdtPr>
        <w:sdtContent>
          <w:commentRangeStart w:id="37"/>
        </w:sdtContent>
      </w:sdt>
      <w:sdt>
        <w:sdtPr>
          <w:id w:val="864610064"/>
          <w:tag w:val="goog_rdk_70"/>
        </w:sdtPr>
        <w:sdtContent>
          <w:commentRangeStart w:id="38"/>
        </w:sdtContent>
      </w:sdt>
      <w:sdt>
        <w:sdtPr>
          <w:id w:val="-900593974"/>
          <w:tag w:val="goog_rdk_71"/>
        </w:sdtPr>
        <w:sdtContent>
          <w:commentRangeStart w:id="39"/>
        </w:sdtContent>
      </w:sdt>
      <w:r w:rsidDel="00000000" w:rsidR="00000000" w:rsidRPr="00000000">
        <w:rPr>
          <w:rFonts w:ascii="Quattrocento Sans" w:cs="Quattrocento Sans" w:eastAsia="Quattrocento Sans" w:hAnsi="Quattrocento Sans"/>
          <w:rtl w:val="0"/>
        </w:rPr>
        <w:t xml:space="preserve">n the event of an Information Security Incident</w:t>
      </w:r>
      <w:sdt>
        <w:sdtPr>
          <w:id w:val="-220544582"/>
          <w:tag w:val="goog_rdk_72"/>
        </w:sdtPr>
        <w:sdtContent>
          <w:ins w:author="CT Legal - AM" w:id="17" w:date="2025-12-22T17:07:00Z">
            <w:r w:rsidDel="00000000" w:rsidR="00000000" w:rsidRPr="00000000">
              <w:rPr>
                <w:rFonts w:ascii="Quattrocento Sans" w:cs="Quattrocento Sans" w:eastAsia="Quattrocento Sans" w:hAnsi="Quattrocento Sans"/>
                <w:rtl w:val="0"/>
              </w:rPr>
              <w:t xml:space="preserve"> that is solely attributable to the Vendor’s breach of the terms of this DPA</w:t>
            </w:r>
          </w:ins>
        </w:sdtContent>
      </w:sdt>
      <w:r w:rsidDel="00000000" w:rsidR="00000000" w:rsidRPr="00000000">
        <w:rPr>
          <w:rFonts w:ascii="Quattrocento Sans" w:cs="Quattrocento Sans" w:eastAsia="Quattrocento Sans" w:hAnsi="Quattrocento Sans"/>
          <w:rtl w:val="0"/>
        </w:rPr>
        <w:t xml:space="preserve">, Vendor will be liable for </w:t>
      </w:r>
      <w:sdt>
        <w:sdtPr>
          <w:id w:val="149456806"/>
          <w:tag w:val="goog_rdk_73"/>
        </w:sdtPr>
        <w:sdtContent>
          <w:del w:author="CT Legal - AM" w:id="18" w:date="2025-12-22T17:08:00Z">
            <w:r w:rsidDel="00000000" w:rsidR="00000000" w:rsidRPr="00000000">
              <w:rPr>
                <w:rFonts w:ascii="Quattrocento Sans" w:cs="Quattrocento Sans" w:eastAsia="Quattrocento Sans" w:hAnsi="Quattrocento Sans"/>
                <w:rtl w:val="0"/>
              </w:rPr>
              <w:delText xml:space="preserve">any </w:delText>
            </w:r>
          </w:del>
        </w:sdtContent>
      </w:sdt>
      <w:sdt>
        <w:sdtPr>
          <w:id w:val="1659918779"/>
          <w:tag w:val="goog_rdk_74"/>
        </w:sdtPr>
        <w:sdtContent>
          <w:ins w:author="CT Legal - AM" w:id="18" w:date="2025-12-22T17:08:00Z">
            <w:r w:rsidDel="00000000" w:rsidR="00000000" w:rsidRPr="00000000">
              <w:rPr>
                <w:rFonts w:ascii="Quattrocento Sans" w:cs="Quattrocento Sans" w:eastAsia="Quattrocento Sans" w:hAnsi="Quattrocento Sans"/>
                <w:rtl w:val="0"/>
              </w:rPr>
              <w:t xml:space="preserve">direct </w:t>
            </w:r>
          </w:ins>
        </w:sdtContent>
      </w:sdt>
      <w:r w:rsidDel="00000000" w:rsidR="00000000" w:rsidRPr="00000000">
        <w:rPr>
          <w:rFonts w:ascii="Quattrocento Sans" w:cs="Quattrocento Sans" w:eastAsia="Quattrocento Sans" w:hAnsi="Quattrocento Sans"/>
          <w:rtl w:val="0"/>
        </w:rPr>
        <w:t xml:space="preserve">costs and expenses incurred </w:t>
      </w:r>
      <w:sdt>
        <w:sdtPr>
          <w:id w:val="1404805809"/>
          <w:tag w:val="goog_rdk_75"/>
        </w:sdtPr>
        <w:sdtContent>
          <w:ins w:author="CT Legal - AM" w:id="19" w:date="2025-12-22T17:08:00Z">
            <w:r w:rsidDel="00000000" w:rsidR="00000000" w:rsidRPr="00000000">
              <w:rPr>
                <w:rFonts w:ascii="Quattrocento Sans" w:cs="Quattrocento Sans" w:eastAsia="Quattrocento Sans" w:hAnsi="Quattrocento Sans"/>
                <w:rtl w:val="0"/>
              </w:rPr>
              <w:t xml:space="preserve">and suffered </w:t>
            </w:r>
          </w:ins>
        </w:sdtContent>
      </w:sdt>
      <w:r w:rsidDel="00000000" w:rsidR="00000000" w:rsidRPr="00000000">
        <w:rPr>
          <w:rFonts w:ascii="Quattrocento Sans" w:cs="Quattrocento Sans" w:eastAsia="Quattrocento Sans" w:hAnsi="Quattrocento Sans"/>
          <w:rtl w:val="0"/>
        </w:rPr>
        <w:t xml:space="preserve">by Hillenbrand in connection with the Information Security Incident, including those costs and expenses incurred in: (i) preparing and delivering notices to affected individuals; (ii) providing credit monitoring services or other credits or benefits extended to affected individuals to mitigate their risk of harm; (iii) preparing  and mailing or other transmission of such other communications to affected individuals as Hillenbrand deems reasonably appropriate; (iv) establishing a call center or other communications procedures in response to an Information Security Incident; (v) reasonable attorneys’ fees associated with investigating, remediating and responding to the Information Security Incident; (vi) engaging public relations and other similar crisis management services; (vii) retaining forensic investigators  and accountants;  (viii) any liability to third parties that Hillenbrand incurs in connection with the Information Security Incident (such as amounts paid or for which Company is liable to third parties in tort or arising out of contracts); and (ix) labor and subcontracting, including but not limited to employee time spent and additional service provider costs incurred in connection with the Information Security Incident</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2">
      <w:pPr>
        <w:pStyle w:val="Heading1"/>
        <w:keepNext w:val="0"/>
        <w:keepLines w:val="1"/>
        <w:numPr>
          <w:ilvl w:val="0"/>
          <w:numId w:val="3"/>
        </w:numPr>
        <w:spacing w:after="200" w:lineRule="auto"/>
        <w:ind w:left="0" w:firstLine="0"/>
        <w:rPr/>
      </w:pPr>
      <w:sdt>
        <w:sdtPr>
          <w:id w:val="783080269"/>
          <w:tag w:val="goog_rdk_76"/>
        </w:sdtPr>
        <w:sdtContent>
          <w:commentRangeStart w:id="40"/>
        </w:sdtContent>
      </w:sdt>
      <w:sdt>
        <w:sdtPr>
          <w:id w:val="-1732150453"/>
          <w:tag w:val="goog_rdk_77"/>
        </w:sdtPr>
        <w:sdtContent>
          <w:commentRangeStart w:id="41"/>
        </w:sdtContent>
      </w:sdt>
      <w:sdt>
        <w:sdtPr>
          <w:id w:val="-1835323920"/>
          <w:tag w:val="goog_rdk_78"/>
        </w:sdtPr>
        <w:sdtContent>
          <w:commentRangeStart w:id="42"/>
        </w:sdtContent>
      </w:sdt>
      <w:r w:rsidDel="00000000" w:rsidR="00000000" w:rsidRPr="00000000">
        <w:rPr>
          <w:rFonts w:ascii="Quattrocento Sans" w:cs="Quattrocento Sans" w:eastAsia="Quattrocento Sans" w:hAnsi="Quattrocento Sans"/>
          <w:rtl w:val="0"/>
        </w:rPr>
        <w:t xml:space="preserve">Audits and Inspections.</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43">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make available to Hillenbrand any information Hillenbrand may require for purposes of demonstrating compliance with Hillenbrand’s obligations under Data Protection Law. </w:t>
      </w:r>
      <w:r w:rsidDel="00000000" w:rsidR="00000000" w:rsidRPr="00000000">
        <w:rPr>
          <w:rtl w:val="0"/>
        </w:rPr>
      </w:r>
    </w:p>
    <w:p w:rsidR="00000000" w:rsidDel="00000000" w:rsidP="00000000" w:rsidRDefault="00000000" w:rsidRPr="00000000" w14:paraId="00000044">
      <w:pPr>
        <w:pStyle w:val="Heading2"/>
        <w:numPr>
          <w:ilvl w:val="1"/>
          <w:numId w:val="3"/>
        </w:numPr>
        <w:tabs>
          <w:tab w:val="left" w:leader="none" w:pos="720"/>
          <w:tab w:val="left" w:leader="none" w:pos="1260"/>
        </w:tabs>
        <w:spacing w:after="240" w:lineRule="auto"/>
        <w:ind w:left="0" w:firstLine="72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shall allow for and contribute to audits conducted by Hillenbrand or another auditor instructed by Hillenbrand, provided that such auditor shall not be a direct competitor of Vendor. If Vendor believes any request for information or cooperation pursuant to Section 9 of this DPA may infringe applicable law, it shall immediately notify Hillenbrand in writing.</w:t>
      </w:r>
    </w:p>
    <w:sdt>
      <w:sdtPr>
        <w:id w:val="630694131"/>
        <w:tag w:val="goog_rdk_80"/>
      </w:sdtPr>
      <w:sdtContent>
        <w:p w:rsidR="00000000" w:rsidDel="00000000" w:rsidP="00000000" w:rsidRDefault="00000000" w:rsidRPr="00000000" w14:paraId="00000045">
          <w:pPr>
            <w:pStyle w:val="Heading2"/>
            <w:numPr>
              <w:ilvl w:val="1"/>
              <w:numId w:val="3"/>
            </w:numPr>
            <w:tabs>
              <w:tab w:val="left" w:leader="none" w:pos="720"/>
              <w:tab w:val="left" w:leader="none" w:pos="1260"/>
            </w:tabs>
            <w:spacing w:after="240" w:lineRule="auto"/>
            <w:ind w:left="0" w:firstLine="720"/>
            <w:rPr>
              <w:ins w:author="Cleartax Legal" w:id="20" w:date="2025-12-03T12:03:00Z"/>
            </w:rPr>
          </w:pPr>
          <w:r w:rsidDel="00000000" w:rsidR="00000000" w:rsidRPr="00000000">
            <w:rPr>
              <w:rFonts w:ascii="Quattrocento Sans" w:cs="Quattrocento Sans" w:eastAsia="Quattrocento Sans" w:hAnsi="Quattrocento Sans"/>
              <w:rtl w:val="0"/>
            </w:rPr>
            <w:t xml:space="preserve">At least annually, Vendor shall supply its current and active Hillenbrand points of contact with a copy of its most recent internal or third-party audits and/or certifications, including any SOC-2, or any successor form of report, which will be subject to the confidentiality requirements in the Agreement.</w:t>
          </w:r>
          <w:sdt>
            <w:sdtPr>
              <w:id w:val="10515744"/>
              <w:tag w:val="goog_rdk_79"/>
            </w:sdtPr>
            <w:sdtContent>
              <w:ins w:author="Cleartax Legal" w:id="20" w:date="2025-12-03T12:03:00Z">
                <w:r w:rsidDel="00000000" w:rsidR="00000000" w:rsidRPr="00000000">
                  <w:rPr>
                    <w:rtl w:val="0"/>
                  </w:rPr>
                </w:r>
              </w:ins>
            </w:sdtContent>
          </w:sdt>
        </w:p>
      </w:sdtContent>
    </w:sdt>
    <w:p w:rsidR="00000000" w:rsidDel="00000000" w:rsidP="00000000" w:rsidRDefault="00000000" w:rsidRPr="00000000" w14:paraId="00000046">
      <w:pPr>
        <w:pStyle w:val="Heading2"/>
        <w:numPr>
          <w:ilvl w:val="1"/>
          <w:numId w:val="3"/>
        </w:numPr>
        <w:tabs>
          <w:tab w:val="left" w:leader="none" w:pos="720"/>
          <w:tab w:val="left" w:leader="none" w:pos="1260"/>
        </w:tabs>
        <w:spacing w:after="240" w:lineRule="auto"/>
        <w:ind w:left="0" w:firstLine="720"/>
        <w:rPr/>
      </w:pPr>
      <w:sdt>
        <w:sdtPr>
          <w:id w:val="-799245749"/>
          <w:tag w:val="goog_rdk_82"/>
        </w:sdtPr>
        <w:sdtContent>
          <w:ins w:author="Cleartax Legal" w:id="20" w:date="2025-12-03T12:03:00Z">
            <w:sdt>
              <w:sdtPr>
                <w:id w:val="-1912358844"/>
                <w:tag w:val="goog_rdk_83"/>
              </w:sdtPr>
              <w:sdtContent>
                <w:del w:author="Wolgast, Kirsten" w:id="21" w:date="2025-12-16T12:59:00Z">
                  <w:r w:rsidDel="00000000" w:rsidR="00000000" w:rsidRPr="00000000">
                    <w:rPr>
                      <w:rFonts w:ascii="Quattrocento Sans" w:cs="Quattrocento Sans" w:eastAsia="Quattrocento Sans" w:hAnsi="Quattrocento Sans"/>
                      <w:rtl w:val="0"/>
                    </w:rPr>
                    <w:delText xml:space="preserve">Notwithstanding anything to the contrary contained herein, Hillenbrand shall not be entitled to conduct any audit on the Vendor or inspect the premises of the Vendor. If required in writing by any regulatory or governmental authority, the Vendor shall share such documents pertaining to the Services rendered by the Vendor to Hillenbrand under the Agreement. In case, any such information or documents are not readily available, the Vendor shall furnish the same within a reasonable period of time. It is clarified that save and except for matters arising directly out of the Agreement, nothing in this Clause shall require the Vendor to share any confidential or proprietary information or any other information connected to its day-to-day business operations, trade secrets, intellectual property or any other matter whatsoever in the course of any such request.</w:delText>
                  </w:r>
                </w:del>
              </w:sdtContent>
            </w:sdt>
          </w:ins>
        </w:sdtContent>
      </w:sdt>
      <w:r w:rsidDel="00000000" w:rsidR="00000000" w:rsidRPr="00000000">
        <w:rPr>
          <w:rtl w:val="0"/>
        </w:rPr>
      </w:r>
    </w:p>
    <w:p w:rsidR="00000000" w:rsidDel="00000000" w:rsidP="00000000" w:rsidRDefault="00000000" w:rsidRPr="00000000" w14:paraId="00000047">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Deletion or Return of Hillenbrand Personal Data and/or Personal Information.</w:t>
      </w:r>
      <w:r w:rsidDel="00000000" w:rsidR="00000000" w:rsidRPr="00000000">
        <w:rPr>
          <w:rtl w:val="0"/>
        </w:rPr>
      </w:r>
    </w:p>
    <w:p w:rsidR="00000000" w:rsidDel="00000000" w:rsidP="00000000" w:rsidRDefault="00000000" w:rsidRPr="00000000" w14:paraId="00000048">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w:t>
      </w:r>
      <w:sdt>
        <w:sdtPr>
          <w:id w:val="-716400335"/>
          <w:tag w:val="goog_rdk_84"/>
        </w:sdtPr>
        <w:sdtContent>
          <w:del w:author="Cleartax Legal" w:id="22" w:date="2025-12-03T12:03:00Z"/>
          <w:sdt>
            <w:sdtPr>
              <w:id w:val="-1866277784"/>
              <w:tag w:val="goog_rdk_85"/>
            </w:sdtPr>
            <w:sdtContent>
              <w:commentRangeStart w:id="43"/>
            </w:sdtContent>
          </w:sdt>
          <w:del w:author="Cleartax Legal" w:id="22" w:date="2025-12-03T12:03:00Z">
            <w:sdt>
              <w:sdtPr>
                <w:id w:val="-1592248949"/>
                <w:tag w:val="goog_rdk_86"/>
              </w:sdtPr>
              <w:sdtContent>
                <w:commentRangeStart w:id="44"/>
              </w:sdtContent>
            </w:sdt>
            <w:r w:rsidDel="00000000" w:rsidR="00000000" w:rsidRPr="00000000">
              <w:rPr>
                <w:rFonts w:ascii="Quattrocento Sans" w:cs="Quattrocento Sans" w:eastAsia="Quattrocento Sans" w:hAnsi="Quattrocento Sans"/>
                <w:rtl w:val="0"/>
              </w:rPr>
              <w:delText xml:space="preserve">upon </w:delText>
            </w:r>
          </w:del>
        </w:sdtContent>
      </w:sdt>
      <w:sdt>
        <w:sdtPr>
          <w:id w:val="-462418983"/>
          <w:tag w:val="goog_rdk_87"/>
        </w:sdtPr>
        <w:sdtContent>
          <w:ins w:author="Cleartax Legal" w:id="22" w:date="2025-12-03T12:03:00Z">
            <w:r w:rsidDel="00000000" w:rsidR="00000000" w:rsidRPr="00000000">
              <w:rPr>
                <w:rFonts w:ascii="Quattrocento Sans" w:cs="Quattrocento Sans" w:eastAsia="Quattrocento Sans" w:hAnsi="Quattrocento Sans"/>
                <w:rtl w:val="0"/>
              </w:rPr>
              <w:t xml:space="preserve">within </w:t>
            </w:r>
          </w:ins>
        </w:sdtContent>
      </w:sdt>
      <w:sdt>
        <w:sdtPr>
          <w:id w:val="-688609196"/>
          <w:tag w:val="goog_rdk_88"/>
        </w:sdtPr>
        <w:sdtContent>
          <w:ins w:author="Wolgast, Kirsten" w:id="23" w:date="2025-12-16T13:01:00Z">
            <w:r w:rsidDel="00000000" w:rsidR="00000000" w:rsidRPr="00000000">
              <w:rPr>
                <w:rFonts w:ascii="Quattrocento Sans" w:cs="Quattrocento Sans" w:eastAsia="Quattrocento Sans" w:hAnsi="Quattrocento Sans"/>
                <w:rtl w:val="0"/>
              </w:rPr>
              <w:t xml:space="preserve">10 working</w:t>
            </w:r>
          </w:ins>
        </w:sdtContent>
      </w:sdt>
      <w:sdt>
        <w:sdtPr>
          <w:id w:val="254166829"/>
          <w:tag w:val="goog_rdk_89"/>
        </w:sdtPr>
        <w:sdtContent>
          <w:ins w:author="Cleartax Legal" w:id="24" w:date="2025-12-03T12:03:00Z">
            <w:sdt>
              <w:sdtPr>
                <w:id w:val="1370770062"/>
                <w:tag w:val="goog_rdk_90"/>
              </w:sdtPr>
              <w:sdtContent>
                <w:del w:author="Wolgast, Kirsten" w:id="25" w:date="2025-12-16T13:01:00Z">
                  <w:r w:rsidDel="00000000" w:rsidR="00000000" w:rsidRPr="00000000">
                    <w:rPr>
                      <w:rFonts w:ascii="Quattrocento Sans" w:cs="Quattrocento Sans" w:eastAsia="Quattrocento Sans" w:hAnsi="Quattrocento Sans"/>
                      <w:rtl w:val="0"/>
                    </w:rPr>
                    <w:delText xml:space="preserve">60</w:delText>
                  </w:r>
                </w:del>
              </w:sdtContent>
            </w:sdt>
            <w:r w:rsidDel="00000000" w:rsidR="00000000" w:rsidRPr="00000000">
              <w:rPr>
                <w:rFonts w:ascii="Quattrocento Sans" w:cs="Quattrocento Sans" w:eastAsia="Quattrocento Sans" w:hAnsi="Quattrocento Sans"/>
                <w:rtl w:val="0"/>
              </w:rPr>
              <w:t xml:space="preserve"> days of </w:t>
            </w:r>
          </w:ins>
        </w:sdtContent>
      </w:sdt>
      <w:commentRangeEnd w:id="43"/>
      <w:r w:rsidDel="00000000" w:rsidR="00000000" w:rsidRPr="00000000">
        <w:commentReference w:id="43"/>
      </w:r>
      <w:commentRangeEnd w:id="44"/>
      <w:r w:rsidDel="00000000" w:rsidR="00000000" w:rsidRPr="00000000">
        <w:commentReference w:id="44"/>
      </w:r>
      <w:r w:rsidDel="00000000" w:rsidR="00000000" w:rsidRPr="00000000">
        <w:rPr>
          <w:rFonts w:ascii="Quattrocento Sans" w:cs="Quattrocento Sans" w:eastAsia="Quattrocento Sans" w:hAnsi="Quattrocento Sans"/>
          <w:rtl w:val="0"/>
        </w:rPr>
        <w:t xml:space="preserve">receipt of Hillenbrand’s written request, securely delete or return Hillenbrand personal data and/or personal information to Hillenbrand and delete existing copies, unless EU law or EEA Member State law</w:t>
      </w:r>
      <w:sdt>
        <w:sdtPr>
          <w:id w:val="-692608646"/>
          <w:tag w:val="goog_rdk_91"/>
        </w:sdtPr>
        <w:sdtContent>
          <w:del w:author="Wolgast, Kirsten" w:id="26" w:date="2025-12-16T13:00:00Z">
            <w:r w:rsidDel="00000000" w:rsidR="00000000" w:rsidRPr="00000000">
              <w:rPr>
                <w:rFonts w:ascii="Quattrocento Sans" w:cs="Quattrocento Sans" w:eastAsia="Quattrocento Sans" w:hAnsi="Quattrocento Sans"/>
                <w:rtl w:val="0"/>
              </w:rPr>
              <w:delText xml:space="preserve"> and/or U.S. state or federal law</w:delText>
            </w:r>
          </w:del>
        </w:sdtContent>
      </w:sdt>
      <w:r w:rsidDel="00000000" w:rsidR="00000000" w:rsidRPr="00000000">
        <w:rPr>
          <w:rFonts w:ascii="Quattrocento Sans" w:cs="Quattrocento Sans" w:eastAsia="Quattrocento Sans" w:hAnsi="Quattrocento Sans"/>
          <w:rtl w:val="0"/>
        </w:rPr>
        <w:t xml:space="preserve">, respectively, requires storage of the personal data and/or personal information</w:t>
      </w:r>
      <w:sdt>
        <w:sdtPr>
          <w:id w:val="-955034434"/>
          <w:tag w:val="goog_rdk_92"/>
        </w:sdtPr>
        <w:sdtContent>
          <w:del w:author="Wolgast, Kirsten" w:id="27" w:date="2025-12-16T13:01:00Z">
            <w:r w:rsidDel="00000000" w:rsidR="00000000" w:rsidRPr="00000000">
              <w:rPr>
                <w:rFonts w:ascii="Quattrocento Sans" w:cs="Quattrocento Sans" w:eastAsia="Quattrocento Sans" w:hAnsi="Quattrocento Sans"/>
                <w:rtl w:val="0"/>
              </w:rPr>
              <w:delText xml:space="preserve">, or unless otherwise prohibited by applicable law</w:delText>
            </w:r>
          </w:del>
        </w:sdtContent>
      </w:sdt>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9">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return all Hillenbrand personal data and/or personal information in a commonly used, structured, electronic, and machine-readable format or in such format as otherwise requested by Hillenbrand.</w:t>
      </w:r>
      <w:r w:rsidDel="00000000" w:rsidR="00000000" w:rsidRPr="00000000">
        <w:rPr>
          <w:rtl w:val="0"/>
        </w:rPr>
      </w:r>
    </w:p>
    <w:p w:rsidR="00000000" w:rsidDel="00000000" w:rsidP="00000000" w:rsidRDefault="00000000" w:rsidRPr="00000000" w14:paraId="0000004A">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Immediately after deleting the Hillenbrand personal data and/or personal information, Vendor shall provide to its current, active Hillenbrand points of contact certified written confirmation of such secure deletion.</w:t>
      </w:r>
      <w:r w:rsidDel="00000000" w:rsidR="00000000" w:rsidRPr="00000000">
        <w:rPr>
          <w:rtl w:val="0"/>
        </w:rPr>
      </w:r>
    </w:p>
    <w:p w:rsidR="00000000" w:rsidDel="00000000" w:rsidP="00000000" w:rsidRDefault="00000000" w:rsidRPr="00000000" w14:paraId="0000004B">
      <w:pPr>
        <w:pStyle w:val="Heading1"/>
        <w:keepNext w:val="0"/>
        <w:keepLines w:val="1"/>
        <w:numPr>
          <w:ilvl w:val="0"/>
          <w:numId w:val="3"/>
        </w:numPr>
        <w:spacing w:after="200" w:lineRule="auto"/>
        <w:ind w:left="0" w:firstLine="0"/>
        <w:rPr/>
      </w:pPr>
      <w:r w:rsidDel="00000000" w:rsidR="00000000" w:rsidRPr="00000000">
        <w:rPr>
          <w:rFonts w:ascii="Quattrocento Sans" w:cs="Quattrocento Sans" w:eastAsia="Quattrocento Sans" w:hAnsi="Quattrocento Sans"/>
          <w:rtl w:val="0"/>
        </w:rPr>
        <w:t xml:space="preserve">Data Transfers.</w:t>
      </w:r>
      <w:r w:rsidDel="00000000" w:rsidR="00000000" w:rsidRPr="00000000">
        <w:rPr>
          <w:rtl w:val="0"/>
        </w:rPr>
      </w:r>
    </w:p>
    <w:p w:rsidR="00000000" w:rsidDel="00000000" w:rsidP="00000000" w:rsidRDefault="00000000" w:rsidRPr="00000000" w14:paraId="0000004C">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not transfer or disclose Hillenbrand personal data to any recipient outside the EEA, Switzerland, or United Kingdom without the prior written permission of Hillenbrand unless  the recipient is in </w:t>
      </w:r>
      <w:hyperlink r:id="rId9">
        <w:r w:rsidDel="00000000" w:rsidR="00000000" w:rsidRPr="00000000">
          <w:rPr>
            <w:rFonts w:ascii="Quattrocento Sans" w:cs="Quattrocento Sans" w:eastAsia="Quattrocento Sans" w:hAnsi="Quattrocento Sans"/>
            <w:rtl w:val="0"/>
          </w:rPr>
          <w:t xml:space="preserve">a jurisdiction deemed to have adequate level of data protection by the EU Commission</w:t>
        </w:r>
      </w:hyperlink>
      <w:r w:rsidDel="00000000" w:rsidR="00000000" w:rsidRPr="00000000">
        <w:rPr>
          <w:rFonts w:ascii="Quattrocento Sans" w:cs="Quattrocento Sans" w:eastAsia="Quattrocento Sans" w:hAnsi="Quattrocento Sans"/>
          <w:rtl w:val="0"/>
        </w:rPr>
        <w:t xml:space="preserve">. For the avoidance of doubt: Section 6 of this DPA remains unaffected by the previous sentence. In the event that Vendor or any of Vendor’s Subprocessors is a recipient of Hillenbrand personal data outside the EEA, Switzerland, United Kingdom, or outside any other jurisdiction deemed to have adequate level of data protection by the EU Commission, Vendor shall comply with the SCCs pursuant to </w:t>
      </w:r>
      <w:r w:rsidDel="00000000" w:rsidR="00000000" w:rsidRPr="00000000">
        <w:rPr>
          <w:rFonts w:ascii="Quattrocento Sans" w:cs="Quattrocento Sans" w:eastAsia="Quattrocento Sans" w:hAnsi="Quattrocento Sans"/>
          <w:b w:val="1"/>
          <w:bCs w:val="1"/>
          <w:rtl w:val="0"/>
        </w:rPr>
        <w:t xml:space="preserve">Attachment A</w:t>
      </w:r>
      <w:r w:rsidDel="00000000" w:rsidR="00000000" w:rsidRPr="00000000">
        <w:rPr>
          <w:rFonts w:ascii="Quattrocento Sans" w:cs="Quattrocento Sans" w:eastAsia="Quattrocento Sans" w:hAnsi="Quattrocento Sans"/>
          <w:rtl w:val="0"/>
        </w:rPr>
        <w:t xml:space="preserve"> to this DPA. In the event of any inconsistency between this DPA and the SCCs, the SCCs shall govern.</w:t>
      </w:r>
      <w:r w:rsidDel="00000000" w:rsidR="00000000" w:rsidRPr="00000000">
        <w:rPr>
          <w:rtl w:val="0"/>
        </w:rPr>
      </w:r>
    </w:p>
    <w:p w:rsidR="00000000" w:rsidDel="00000000" w:rsidP="00000000" w:rsidRDefault="00000000" w:rsidRPr="00000000" w14:paraId="0000004D">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Vendor shall not transfer Hillenbrand Personal Data outside of China unless such transfers comply with this DPA and </w:t>
      </w:r>
      <w:r w:rsidDel="00000000" w:rsidR="00000000" w:rsidRPr="00000000">
        <w:rPr>
          <w:rFonts w:ascii="Quattrocento Sans" w:cs="Quattrocento Sans" w:eastAsia="Quattrocento Sans" w:hAnsi="Quattrocento Sans"/>
          <w:b w:val="1"/>
          <w:bCs w:val="1"/>
          <w:rtl w:val="0"/>
        </w:rPr>
        <w:t xml:space="preserve">Annex II to Attachment B</w:t>
      </w:r>
      <w:r w:rsidDel="00000000" w:rsidR="00000000" w:rsidRPr="00000000">
        <w:rPr>
          <w:rFonts w:ascii="Quattrocento Sans" w:cs="Quattrocento Sans" w:eastAsia="Quattrocento Sans" w:hAnsi="Quattrocento Sans"/>
          <w:rtl w:val="0"/>
        </w:rPr>
        <w:t xml:space="preserve">; however, the SCCs shall not apply to such transfers.</w:t>
      </w:r>
      <w:r w:rsidDel="00000000" w:rsidR="00000000" w:rsidRPr="00000000">
        <w:rPr>
          <w:rtl w:val="0"/>
        </w:rPr>
      </w:r>
    </w:p>
    <w:p w:rsidR="00000000" w:rsidDel="00000000" w:rsidP="00000000" w:rsidRDefault="00000000" w:rsidRPr="00000000" w14:paraId="0000004E">
      <w:pPr>
        <w:pStyle w:val="Heading2"/>
        <w:numPr>
          <w:ilvl w:val="1"/>
          <w:numId w:val="3"/>
        </w:numPr>
        <w:tabs>
          <w:tab w:val="left" w:leader="none" w:pos="720"/>
          <w:tab w:val="left" w:leader="none" w:pos="1260"/>
        </w:tabs>
        <w:spacing w:after="240" w:lineRule="auto"/>
        <w:ind w:left="0" w:firstLine="720"/>
        <w:rPr/>
      </w:pPr>
      <w:r w:rsidDel="00000000" w:rsidR="00000000" w:rsidRPr="00000000">
        <w:rPr>
          <w:rFonts w:ascii="Quattrocento Sans" w:cs="Quattrocento Sans" w:eastAsia="Quattrocento Sans" w:hAnsi="Quattrocento Sans"/>
          <w:rtl w:val="0"/>
        </w:rPr>
        <w:t xml:space="preserve">In the event that any of the data transfer mechanisms set forth in Section 11 of this DPA are amended, replaced, or repealed by the European Commission, Court of European Justice, or under Data Protection Law, the Parties shall work together in good faith to enter into an updated version of such data transfer mechanism, provide assurances as required under Data Protection Law or to negotiate a solution to enable compliant transfers of personal data.</w:t>
      </w:r>
      <w:r w:rsidDel="00000000" w:rsidR="00000000" w:rsidRPr="00000000">
        <w:rPr>
          <w:rtl w:val="0"/>
        </w:rPr>
      </w:r>
    </w:p>
    <w:p w:rsidR="00000000" w:rsidDel="00000000" w:rsidP="00000000" w:rsidRDefault="00000000" w:rsidRPr="00000000" w14:paraId="0000004F">
      <w:pPr>
        <w:pStyle w:val="Heading1"/>
        <w:keepNext w:val="0"/>
        <w:keepLines w:val="1"/>
        <w:numPr>
          <w:ilvl w:val="0"/>
          <w:numId w:val="3"/>
        </w:numPr>
        <w:spacing w:after="240" w:lineRule="auto"/>
        <w:ind w:left="0" w:firstLine="0"/>
        <w:rPr/>
      </w:pPr>
      <w:r w:rsidDel="00000000" w:rsidR="00000000" w:rsidRPr="00000000">
        <w:rPr>
          <w:rFonts w:ascii="Quattrocento Sans" w:cs="Quattrocento Sans" w:eastAsia="Quattrocento Sans" w:hAnsi="Quattrocento Sans"/>
          <w:rtl w:val="0"/>
        </w:rPr>
        <w:t xml:space="preserve">Data Protection Officer. </w:t>
      </w:r>
      <w:r w:rsidDel="00000000" w:rsidR="00000000" w:rsidRPr="00000000">
        <w:rPr>
          <w:rFonts w:ascii="Quattrocento Sans" w:cs="Quattrocento Sans" w:eastAsia="Quattrocento Sans" w:hAnsi="Quattrocento Sans"/>
          <w:b w:val="0"/>
          <w:bCs w:val="0"/>
          <w:rtl w:val="0"/>
        </w:rPr>
        <w:t xml:space="preserve">The Vendor shall provide to Hillenbrand contact details of its Data Protection Officer, if applicable. </w:t>
      </w:r>
      <w:r w:rsidDel="00000000" w:rsidR="00000000" w:rsidRPr="00000000">
        <w:rPr>
          <w:rtl w:val="0"/>
        </w:rPr>
      </w:r>
    </w:p>
    <w:p w:rsidR="00000000" w:rsidDel="00000000" w:rsidP="00000000" w:rsidRDefault="00000000" w:rsidRPr="00000000" w14:paraId="00000050">
      <w:pPr>
        <w:pStyle w:val="Heading1"/>
        <w:keepNext w:val="0"/>
        <w:widowControl w:val="0"/>
        <w:numPr>
          <w:ilvl w:val="0"/>
          <w:numId w:val="3"/>
        </w:numPr>
        <w:spacing w:after="240" w:lineRule="auto"/>
        <w:ind w:left="0" w:firstLine="0"/>
        <w:rPr/>
      </w:pPr>
      <w:r w:rsidDel="00000000" w:rsidR="00000000" w:rsidRPr="00000000">
        <w:rPr>
          <w:rFonts w:ascii="Quattrocento Sans" w:cs="Quattrocento Sans" w:eastAsia="Quattrocento Sans" w:hAnsi="Quattrocento Sans"/>
          <w:rtl w:val="0"/>
        </w:rPr>
        <w:t xml:space="preserve">Claims; Inquiries from Law Enforcement, Government Agencies. </w:t>
      </w:r>
      <w:r w:rsidDel="00000000" w:rsidR="00000000" w:rsidRPr="00000000">
        <w:rPr>
          <w:rFonts w:ascii="Quattrocento Sans" w:cs="Quattrocento Sans" w:eastAsia="Quattrocento Sans" w:hAnsi="Quattrocento Sans"/>
          <w:b w:val="0"/>
          <w:bCs w:val="0"/>
          <w:rtl w:val="0"/>
        </w:rPr>
        <w:t xml:space="preserve"> Vendor shall promptly (i) communicate any request for information about Hillenbrand or its use of the Services from law enforcement, supervisory authority or other government agency, including a supervisory authority, unless Vendor is prohibited to do so by law; and (ii) if Hillenbrand faces an actual or potential claim arising out of or related to an alleged violation of any Data Protection Law, provide all materials and information requested by Hillenbrand that are relevant to the defense of such claim and the underlying circumstances concerning the claim. </w:t>
      </w:r>
      <w:r w:rsidDel="00000000" w:rsidR="00000000" w:rsidRPr="00000000">
        <w:rPr>
          <w:rtl w:val="0"/>
        </w:rPr>
      </w:r>
    </w:p>
    <w:p w:rsidR="00000000" w:rsidDel="00000000" w:rsidP="00000000" w:rsidRDefault="00000000" w:rsidRPr="00000000" w14:paraId="00000051">
      <w:pPr>
        <w:pStyle w:val="Heading1"/>
        <w:keepNext w:val="0"/>
        <w:widowControl w:val="0"/>
        <w:numPr>
          <w:ilvl w:val="0"/>
          <w:numId w:val="3"/>
        </w:numPr>
        <w:spacing w:after="240" w:lineRule="auto"/>
        <w:ind w:left="0" w:firstLine="0"/>
        <w:rPr/>
      </w:pPr>
      <w:sdt>
        <w:sdtPr>
          <w:id w:val="-914633710"/>
          <w:tag w:val="goog_rdk_93"/>
        </w:sdtPr>
        <w:sdtContent>
          <w:commentRangeStart w:id="45"/>
        </w:sdtContent>
      </w:sdt>
      <w:sdt>
        <w:sdtPr>
          <w:id w:val="-10508676"/>
          <w:tag w:val="goog_rdk_94"/>
        </w:sdtPr>
        <w:sdtContent>
          <w:commentRangeStart w:id="46"/>
        </w:sdtContent>
      </w:sdt>
      <w:r w:rsidDel="00000000" w:rsidR="00000000" w:rsidRPr="00000000">
        <w:rPr>
          <w:rFonts w:ascii="Quattrocento Sans" w:cs="Quattrocento Sans" w:eastAsia="Quattrocento Sans" w:hAnsi="Quattrocento Sans"/>
          <w:rtl w:val="0"/>
        </w:rPr>
        <w:t xml:space="preserve">Insurance. </w:t>
      </w:r>
      <w:r w:rsidDel="00000000" w:rsidR="00000000" w:rsidRPr="00000000">
        <w:rPr>
          <w:rFonts w:ascii="Quattrocento Sans" w:cs="Quattrocento Sans" w:eastAsia="Quattrocento Sans" w:hAnsi="Quattrocento Sans"/>
          <w:b w:val="0"/>
          <w:bCs w:val="0"/>
          <w:rtl w:val="0"/>
        </w:rPr>
        <w:t xml:space="preserve">In addition to any other insurance required under the Agreement, Vendor shall maintain insurance coverage for privacy and cybersecurity liability (including costs arising from data destruction, hacking or intentional breaches, crisis management activity related to data breaches, and legal claims for Information Security Incidents, privacy violations, and notification costs) of at least $</w:t>
      </w:r>
      <w:sdt>
        <w:sdtPr>
          <w:id w:val="-2056941046"/>
          <w:tag w:val="goog_rdk_95"/>
        </w:sdtPr>
        <w:sdtContent>
          <w:del w:author="Cleartax Legal" w:id="28" w:date="2025-12-04T17:21:00Z">
            <w:r w:rsidDel="00000000" w:rsidR="00000000" w:rsidRPr="00000000">
              <w:rPr>
                <w:rFonts w:ascii="Quattrocento Sans" w:cs="Quattrocento Sans" w:eastAsia="Quattrocento Sans" w:hAnsi="Quattrocento Sans"/>
                <w:b w:val="0"/>
                <w:bCs w:val="0"/>
                <w:rtl w:val="0"/>
              </w:rPr>
              <w:delText xml:space="preserve">10</w:delText>
            </w:r>
          </w:del>
        </w:sdtContent>
      </w:sdt>
      <w:sdt>
        <w:sdtPr>
          <w:id w:val="-174352568"/>
          <w:tag w:val="goog_rdk_96"/>
        </w:sdtPr>
        <w:sdtContent>
          <w:ins w:author="Cleartax Legal" w:id="28" w:date="2025-12-04T17:21:00Z">
            <w:r w:rsidDel="00000000" w:rsidR="00000000" w:rsidRPr="00000000">
              <w:rPr>
                <w:rFonts w:ascii="Quattrocento Sans" w:cs="Quattrocento Sans" w:eastAsia="Quattrocento Sans" w:hAnsi="Quattrocento Sans"/>
                <w:b w:val="0"/>
                <w:bCs w:val="0"/>
                <w:rtl w:val="0"/>
              </w:rPr>
              <w:t xml:space="preserve">4</w:t>
            </w:r>
          </w:ins>
        </w:sdtContent>
      </w:sdt>
      <w:r w:rsidDel="00000000" w:rsidR="00000000" w:rsidRPr="00000000">
        <w:rPr>
          <w:rFonts w:ascii="Quattrocento Sans" w:cs="Quattrocento Sans" w:eastAsia="Quattrocento Sans" w:hAnsi="Quattrocento Sans"/>
          <w:b w:val="0"/>
          <w:bCs w:val="0"/>
          <w:rtl w:val="0"/>
        </w:rPr>
        <w:t xml:space="preserve">,000,000.00 U.S. per occurrence. </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52">
      <w:pPr>
        <w:pStyle w:val="Heading1"/>
        <w:numPr>
          <w:ilvl w:val="0"/>
          <w:numId w:val="3"/>
        </w:numPr>
        <w:spacing w:after="240" w:lineRule="auto"/>
        <w:ind w:left="0" w:firstLine="0"/>
        <w:rPr/>
      </w:pPr>
      <w:r w:rsidDel="00000000" w:rsidR="00000000" w:rsidRPr="00000000">
        <w:rPr>
          <w:rFonts w:ascii="Quattrocento Sans" w:cs="Quattrocento Sans" w:eastAsia="Quattrocento Sans" w:hAnsi="Quattrocento Sans"/>
          <w:rtl w:val="0"/>
        </w:rPr>
        <w:t xml:space="preserve">Data Protection Impact Assessments</w:t>
      </w:r>
      <w:r w:rsidDel="00000000" w:rsidR="00000000" w:rsidRPr="00000000">
        <w:rPr>
          <w:rFonts w:ascii="Quattrocento Sans" w:cs="Quattrocento Sans" w:eastAsia="Quattrocento Sans" w:hAnsi="Quattrocento Sans"/>
          <w:b w:val="0"/>
          <w:bCs w:val="0"/>
          <w:rtl w:val="0"/>
        </w:rPr>
        <w:t xml:space="preserve">. Vendor shall provide all reasonable assistance to ensure Hillenbrand is compliant with its obligations in GDPR Article 35 and 36 related to conducting data protection impact assessments in relation to the Services and seeking prior consultation from supervisory authorities.</w:t>
      </w:r>
      <w:r w:rsidDel="00000000" w:rsidR="00000000" w:rsidRPr="00000000">
        <w:rPr>
          <w:rtl w:val="0"/>
        </w:rPr>
      </w:r>
    </w:p>
    <w:p w:rsidR="00000000" w:rsidDel="00000000" w:rsidP="00000000" w:rsidRDefault="00000000" w:rsidRPr="00000000" w14:paraId="00000053">
      <w:pPr>
        <w:pStyle w:val="Heading1"/>
        <w:keepNext w:val="0"/>
        <w:keepLines w:val="1"/>
        <w:numPr>
          <w:ilvl w:val="0"/>
          <w:numId w:val="3"/>
        </w:numPr>
        <w:spacing w:after="240" w:lineRule="auto"/>
        <w:ind w:left="0" w:firstLine="0"/>
        <w:rPr/>
      </w:pPr>
      <w:r w:rsidDel="00000000" w:rsidR="00000000" w:rsidRPr="00000000">
        <w:rPr>
          <w:rFonts w:ascii="Quattrocento Sans" w:cs="Quattrocento Sans" w:eastAsia="Quattrocento Sans" w:hAnsi="Quattrocento Sans"/>
          <w:rtl w:val="0"/>
        </w:rPr>
        <w:t xml:space="preserve">Recordkeeping. </w:t>
      </w:r>
      <w:r w:rsidDel="00000000" w:rsidR="00000000" w:rsidRPr="00000000">
        <w:rPr>
          <w:rFonts w:ascii="Quattrocento Sans" w:cs="Quattrocento Sans" w:eastAsia="Quattrocento Sans" w:hAnsi="Quattrocento Sans"/>
          <w:b w:val="0"/>
          <w:bCs w:val="0"/>
          <w:rtl w:val="0"/>
        </w:rPr>
        <w:t xml:space="preserve">In accordance with the requirements of GDPR Article 30(2), Vendor shall maintain a record of all processing activities carried out on Hillenbrand’s behalf. Vendor shall make such record available to Hillenbrand and the applicable supervisory authority upon </w:t>
      </w:r>
      <w:sdt>
        <w:sdtPr>
          <w:id w:val="-653446"/>
          <w:tag w:val="goog_rdk_97"/>
        </w:sdtPr>
        <w:sdtContent>
          <w:ins w:author="Akshansh Joshi" w:id="29" w:date="2025-12-03T13:16:00Z">
            <w:r w:rsidDel="00000000" w:rsidR="00000000" w:rsidRPr="00000000">
              <w:rPr>
                <w:rFonts w:ascii="Quattrocento Sans" w:cs="Quattrocento Sans" w:eastAsia="Quattrocento Sans" w:hAnsi="Quattrocento Sans"/>
                <w:b w:val="0"/>
                <w:bCs w:val="0"/>
                <w:rtl w:val="0"/>
              </w:rPr>
              <w:t xml:space="preserve">written </w:t>
            </w:r>
          </w:ins>
        </w:sdtContent>
      </w:sdt>
      <w:r w:rsidDel="00000000" w:rsidR="00000000" w:rsidRPr="00000000">
        <w:rPr>
          <w:rFonts w:ascii="Quattrocento Sans" w:cs="Quattrocento Sans" w:eastAsia="Quattrocento Sans" w:hAnsi="Quattrocento Sans"/>
          <w:b w:val="0"/>
          <w:bCs w:val="0"/>
          <w:rtl w:val="0"/>
        </w:rPr>
        <w:t xml:space="preserve">request. </w:t>
      </w:r>
      <w:bookmarkStart w:colFirst="0" w:colLast="0" w:name="bookmark=id.cnkdjpyxtbvr" w:id="7"/>
      <w:bookmarkEnd w:id="7"/>
      <w:r w:rsidDel="00000000" w:rsidR="00000000" w:rsidRPr="00000000">
        <w:rPr>
          <w:rtl w:val="0"/>
        </w:rPr>
      </w:r>
    </w:p>
    <w:p w:rsidR="00000000" w:rsidDel="00000000" w:rsidP="00000000" w:rsidRDefault="00000000" w:rsidRPr="00000000" w14:paraId="00000054">
      <w:pPr>
        <w:pStyle w:val="Heading1"/>
        <w:keepNext w:val="0"/>
        <w:keepLines w:val="1"/>
        <w:numPr>
          <w:ilvl w:val="0"/>
          <w:numId w:val="3"/>
        </w:numPr>
        <w:spacing w:after="240" w:lineRule="auto"/>
        <w:ind w:left="0" w:firstLine="0"/>
        <w:rPr/>
      </w:pPr>
      <w:sdt>
        <w:sdtPr>
          <w:id w:val="-1818609948"/>
          <w:tag w:val="goog_rdk_98"/>
        </w:sdtPr>
        <w:sdtContent>
          <w:commentRangeStart w:id="47"/>
        </w:sdtContent>
      </w:sdt>
      <w:r w:rsidDel="00000000" w:rsidR="00000000" w:rsidRPr="00000000">
        <w:rPr>
          <w:rFonts w:ascii="Quattrocento Sans" w:cs="Quattrocento Sans" w:eastAsia="Quattrocento Sans" w:hAnsi="Quattrocento Sans"/>
          <w:rtl w:val="0"/>
        </w:rPr>
        <w:t xml:space="preserve">Allocation of Costs. </w:t>
      </w:r>
      <w:r w:rsidDel="00000000" w:rsidR="00000000" w:rsidRPr="00000000">
        <w:rPr>
          <w:rFonts w:ascii="Quattrocento Sans" w:cs="Quattrocento Sans" w:eastAsia="Quattrocento Sans" w:hAnsi="Quattrocento Sans"/>
          <w:b w:val="0"/>
          <w:bCs w:val="0"/>
          <w:rtl w:val="0"/>
        </w:rPr>
        <w:t xml:space="preserve">Each Party shall perform its obligations under this DPA at its own cost, unless otherwise specified herein. </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55">
      <w:pPr>
        <w:pStyle w:val="Heading1"/>
        <w:keepNext w:val="0"/>
        <w:keepLines w:val="1"/>
        <w:numPr>
          <w:ilvl w:val="0"/>
          <w:numId w:val="3"/>
        </w:numPr>
        <w:spacing w:after="240" w:lineRule="auto"/>
        <w:ind w:left="0" w:firstLine="0"/>
        <w:rPr/>
      </w:pPr>
      <w:bookmarkStart w:colFirst="0" w:colLast="0" w:name="_heading=h.7fw3zhjfkmcl" w:id="8"/>
      <w:bookmarkEnd w:id="8"/>
      <w:r w:rsidDel="00000000" w:rsidR="00000000" w:rsidRPr="00000000">
        <w:rPr>
          <w:rFonts w:ascii="Quattrocento Sans" w:cs="Quattrocento Sans" w:eastAsia="Quattrocento Sans" w:hAnsi="Quattrocento Sans"/>
          <w:rtl w:val="0"/>
        </w:rPr>
        <w:t xml:space="preserve">Electronically Transmitted Documents and Signatures. </w:t>
      </w:r>
      <w:r w:rsidDel="00000000" w:rsidR="00000000" w:rsidRPr="00000000">
        <w:rPr>
          <w:rFonts w:ascii="Quattrocento Sans" w:cs="Quattrocento Sans" w:eastAsia="Quattrocento Sans" w:hAnsi="Quattrocento Sans"/>
          <w:b w:val="0"/>
          <w:bCs w:val="0"/>
          <w:rtl w:val="0"/>
        </w:rPr>
        <w:t xml:space="preserve">An electronic signature or a manual signature on this DPA, the image of which (in either case) is transmitted electronically, shall constitute an original signature for all purposes and the Parties shall not dispute the legally binding nature, validity, or enforceability of this DPA based on the fact that the terms were accepted with any such electronic or manual signature.</w:t>
      </w:r>
      <w:r w:rsidDel="00000000" w:rsidR="00000000" w:rsidRPr="00000000">
        <w:rPr>
          <w:rtl w:val="0"/>
        </w:rPr>
      </w:r>
    </w:p>
    <w:p w:rsidR="00000000" w:rsidDel="00000000" w:rsidP="00000000" w:rsidRDefault="00000000" w:rsidRPr="00000000" w14:paraId="00000056">
      <w:pPr>
        <w:pStyle w:val="Heading1"/>
        <w:keepNext w:val="0"/>
        <w:keepLines w:val="1"/>
        <w:numPr>
          <w:ilvl w:val="0"/>
          <w:numId w:val="3"/>
        </w:numPr>
        <w:spacing w:after="240" w:lineRule="auto"/>
        <w:ind w:left="0" w:firstLine="0"/>
        <w:rPr/>
      </w:pPr>
      <w:r w:rsidDel="00000000" w:rsidR="00000000" w:rsidRPr="00000000">
        <w:rPr>
          <w:rFonts w:ascii="Quattrocento Sans" w:cs="Quattrocento Sans" w:eastAsia="Quattrocento Sans" w:hAnsi="Quattrocento Sans"/>
          <w:rtl w:val="0"/>
        </w:rPr>
        <w:t xml:space="preserve">Termination. </w:t>
      </w:r>
      <w:r w:rsidDel="00000000" w:rsidR="00000000" w:rsidRPr="00000000">
        <w:rPr>
          <w:rFonts w:ascii="Quattrocento Sans" w:cs="Quattrocento Sans" w:eastAsia="Quattrocento Sans" w:hAnsi="Quattrocento Sans"/>
          <w:b w:val="0"/>
          <w:bCs w:val="0"/>
          <w:rtl w:val="0"/>
        </w:rPr>
        <w:t xml:space="preserve">Any breach of this DPA by Vendor shall constitute a material breach of the Services Agreement that (i) gives rise to Hillenbrand’s termination rights under the Agreement, and (ii) shall not be subject to any limitation or exclusion of liability provisions contained in the Agreement.</w:t>
      </w:r>
      <w:r w:rsidDel="00000000" w:rsidR="00000000" w:rsidRPr="00000000">
        <w:rPr>
          <w:rtl w:val="0"/>
        </w:rPr>
      </w:r>
    </w:p>
    <w:p w:rsidR="00000000" w:rsidDel="00000000" w:rsidP="00000000" w:rsidRDefault="00000000" w:rsidRPr="00000000" w14:paraId="00000057">
      <w:pPr>
        <w:pStyle w:val="Heading1"/>
        <w:keepNext w:val="0"/>
        <w:keepLines w:val="1"/>
        <w:numPr>
          <w:ilvl w:val="0"/>
          <w:numId w:val="3"/>
        </w:numPr>
        <w:spacing w:after="240" w:lineRule="auto"/>
        <w:ind w:left="0" w:firstLine="0"/>
        <w:rPr/>
      </w:pPr>
      <w:sdt>
        <w:sdtPr>
          <w:id w:val="-573804225"/>
          <w:tag w:val="goog_rdk_99"/>
        </w:sdtPr>
        <w:sdtContent>
          <w:commentRangeStart w:id="48"/>
        </w:sdtContent>
      </w:sdt>
      <w:sdt>
        <w:sdtPr>
          <w:id w:val="211131803"/>
          <w:tag w:val="goog_rdk_100"/>
        </w:sdtPr>
        <w:sdtContent>
          <w:commentRangeStart w:id="49"/>
        </w:sdtContent>
      </w:sdt>
      <w:sdt>
        <w:sdtPr>
          <w:id w:val="1727933004"/>
          <w:tag w:val="goog_rdk_101"/>
        </w:sdtPr>
        <w:sdtContent>
          <w:commentRangeStart w:id="50"/>
        </w:sdtContent>
      </w:sdt>
      <w:r w:rsidDel="00000000" w:rsidR="00000000" w:rsidRPr="00000000">
        <w:rPr>
          <w:rFonts w:ascii="Quattrocento Sans" w:cs="Quattrocento Sans" w:eastAsia="Quattrocento Sans" w:hAnsi="Quattrocento Sans"/>
          <w:rtl w:val="0"/>
        </w:rPr>
        <w:t xml:space="preserve">Indemnity. </w:t>
      </w:r>
      <w:sdt>
        <w:sdtPr>
          <w:id w:val="-307874663"/>
          <w:tag w:val="goog_rdk_102"/>
        </w:sdtPr>
        <w:sdtContent>
          <w:ins w:author="CT Legal - AM" w:id="30" w:date="2025-12-22T18:34:00Z">
            <w:r w:rsidDel="00000000" w:rsidR="00000000" w:rsidRPr="00000000">
              <w:rPr>
                <w:rFonts w:ascii="Quattrocento Sans" w:cs="Quattrocento Sans" w:eastAsia="Quattrocento Sans" w:hAnsi="Quattrocento Sans"/>
                <w:b w:val="0"/>
                <w:bCs w:val="0"/>
                <w:rtl w:val="0"/>
              </w:rPr>
              <w:t xml:space="preserve">Subject to the limitation on the Vendor’s liability under the terms of the Agreement , the </w:t>
            </w:r>
          </w:ins>
        </w:sdtContent>
      </w:sdt>
      <w:r w:rsidDel="00000000" w:rsidR="00000000" w:rsidRPr="00000000">
        <w:rPr>
          <w:rFonts w:ascii="Quattrocento Sans" w:cs="Quattrocento Sans" w:eastAsia="Quattrocento Sans" w:hAnsi="Quattrocento Sans"/>
          <w:b w:val="0"/>
          <w:bCs w:val="0"/>
          <w:rtl w:val="0"/>
        </w:rPr>
        <w:t xml:space="preserve">Vendor hereby agrees to indemnify and keep indemnified, hold harmless, </w:t>
      </w:r>
      <w:sdt>
        <w:sdtPr>
          <w:id w:val="911345662"/>
          <w:tag w:val="goog_rdk_103"/>
        </w:sdtPr>
        <w:sdtContent>
          <w:del w:author="CT Legal - AM" w:id="31" w:date="2025-12-22T18:35:00Z">
            <w:r w:rsidDel="00000000" w:rsidR="00000000" w:rsidRPr="00000000">
              <w:rPr>
                <w:rFonts w:ascii="Quattrocento Sans" w:cs="Quattrocento Sans" w:eastAsia="Quattrocento Sans" w:hAnsi="Quattrocento Sans"/>
                <w:b w:val="0"/>
                <w:bCs w:val="0"/>
                <w:rtl w:val="0"/>
              </w:rPr>
              <w:delText xml:space="preserve">and if instructed by Hillenbrand (at Hillenbrand’s sole discretion)</w:delText>
            </w:r>
          </w:del>
        </w:sdtContent>
      </w:sdt>
      <w:sdt>
        <w:sdtPr>
          <w:id w:val="-796125112"/>
          <w:tag w:val="goog_rdk_104"/>
        </w:sdtPr>
        <w:sdtContent>
          <w:ins w:author="CT Legal - AM" w:id="31" w:date="2025-12-22T18:35:00Z">
            <w:r w:rsidDel="00000000" w:rsidR="00000000" w:rsidRPr="00000000">
              <w:rPr>
                <w:rFonts w:ascii="Quattrocento Sans" w:cs="Quattrocento Sans" w:eastAsia="Quattrocento Sans" w:hAnsi="Quattrocento Sans"/>
                <w:b w:val="0"/>
                <w:bCs w:val="0"/>
                <w:rtl w:val="0"/>
              </w:rPr>
              <w:t xml:space="preserve">or</w:t>
            </w:r>
          </w:ins>
        </w:sdtContent>
      </w:sdt>
      <w:r w:rsidDel="00000000" w:rsidR="00000000" w:rsidRPr="00000000">
        <w:rPr>
          <w:rFonts w:ascii="Quattrocento Sans" w:cs="Quattrocento Sans" w:eastAsia="Quattrocento Sans" w:hAnsi="Quattrocento Sans"/>
          <w:b w:val="0"/>
          <w:bCs w:val="0"/>
          <w:rtl w:val="0"/>
        </w:rPr>
        <w:t xml:space="preserve">, defend at its own expense, Hillenbrand </w:t>
      </w:r>
      <w:sdt>
        <w:sdtPr>
          <w:id w:val="-1993408177"/>
          <w:tag w:val="goog_rdk_105"/>
        </w:sdtPr>
        <w:sdtContent>
          <w:del w:author="CT Legal - AM" w:id="32" w:date="2025-12-22T18:36:00Z">
            <w:r w:rsidDel="00000000" w:rsidR="00000000" w:rsidRPr="00000000">
              <w:rPr>
                <w:rFonts w:ascii="Quattrocento Sans" w:cs="Quattrocento Sans" w:eastAsia="Quattrocento Sans" w:hAnsi="Quattrocento Sans"/>
                <w:b w:val="0"/>
                <w:bCs w:val="0"/>
                <w:rtl w:val="0"/>
              </w:rPr>
              <w:delText xml:space="preserve">and its subsidiaries and affiliates and their respective officers, directors, employees, personnel and other representatives </w:delText>
            </w:r>
          </w:del>
        </w:sdtContent>
      </w:sdt>
      <w:r w:rsidDel="00000000" w:rsidR="00000000" w:rsidRPr="00000000">
        <w:rPr>
          <w:rFonts w:ascii="Quattrocento Sans" w:cs="Quattrocento Sans" w:eastAsia="Quattrocento Sans" w:hAnsi="Quattrocento Sans"/>
          <w:b w:val="0"/>
          <w:bCs w:val="0"/>
          <w:rtl w:val="0"/>
        </w:rPr>
        <w:t xml:space="preserve">from and against all </w:t>
      </w:r>
      <w:sdt>
        <w:sdtPr>
          <w:id w:val="-1867908673"/>
          <w:tag w:val="goog_rdk_106"/>
        </w:sdtPr>
        <w:sdtContent>
          <w:ins w:author="CT Legal - AM" w:id="33" w:date="2025-12-22T18:36:00Z">
            <w:r w:rsidDel="00000000" w:rsidR="00000000" w:rsidRPr="00000000">
              <w:rPr>
                <w:rFonts w:ascii="Quattrocento Sans" w:cs="Quattrocento Sans" w:eastAsia="Quattrocento Sans" w:hAnsi="Quattrocento Sans"/>
                <w:b w:val="0"/>
                <w:bCs w:val="0"/>
                <w:rtl w:val="0"/>
              </w:rPr>
              <w:t xml:space="preserve">direct </w:t>
            </w:r>
          </w:ins>
        </w:sdtContent>
      </w:sdt>
      <w:r w:rsidDel="00000000" w:rsidR="00000000" w:rsidRPr="00000000">
        <w:rPr>
          <w:rFonts w:ascii="Quattrocento Sans" w:cs="Quattrocento Sans" w:eastAsia="Quattrocento Sans" w:hAnsi="Quattrocento Sans"/>
          <w:b w:val="0"/>
          <w:bCs w:val="0"/>
          <w:rtl w:val="0"/>
        </w:rPr>
        <w:t xml:space="preserve">claims, suits, hearings, actions, costs, damages, liabilities, penalties, judgments or expenses (including but not limited to legal fees, administrative penalties, investigation costs and legal costs </w:t>
      </w:r>
      <w:sdt>
        <w:sdtPr>
          <w:id w:val="1019617951"/>
          <w:tag w:val="goog_rdk_107"/>
        </w:sdtPr>
        <w:sdtContent>
          <w:del w:author="CT Legal - AM" w:id="34" w:date="2025-12-22T18:36:00Z">
            <w:r w:rsidDel="00000000" w:rsidR="00000000" w:rsidRPr="00000000">
              <w:rPr>
                <w:rFonts w:ascii="Quattrocento Sans" w:cs="Quattrocento Sans" w:eastAsia="Quattrocento Sans" w:hAnsi="Quattrocento Sans"/>
                <w:b w:val="0"/>
                <w:bCs w:val="0"/>
                <w:rtl w:val="0"/>
              </w:rPr>
              <w:delText xml:space="preserve">(calculated on a full indemnity basis))</w:delText>
            </w:r>
          </w:del>
        </w:sdtContent>
      </w:sdt>
      <w:r w:rsidDel="00000000" w:rsidR="00000000" w:rsidRPr="00000000">
        <w:rPr>
          <w:rFonts w:ascii="Quattrocento Sans" w:cs="Quattrocento Sans" w:eastAsia="Quattrocento Sans" w:hAnsi="Quattrocento Sans"/>
          <w:b w:val="0"/>
          <w:bCs w:val="0"/>
          <w:rtl w:val="0"/>
        </w:rPr>
        <w:t xml:space="preserve"> arising out of or relating to (i) Vendor’s or its Subprocessor’s violation of Data Protection Law</w:t>
      </w:r>
      <w:sdt>
        <w:sdtPr>
          <w:id w:val="-165470693"/>
          <w:tag w:val="goog_rdk_108"/>
        </w:sdtPr>
        <w:sdtContent>
          <w:ins w:author="CT Legal - AM" w:id="35" w:date="2025-12-22T18:37:00Z">
            <w:r w:rsidDel="00000000" w:rsidR="00000000" w:rsidRPr="00000000">
              <w:rPr>
                <w:rFonts w:ascii="Quattrocento Sans" w:cs="Quattrocento Sans" w:eastAsia="Quattrocento Sans" w:hAnsi="Quattrocento Sans"/>
                <w:b w:val="0"/>
                <w:bCs w:val="0"/>
                <w:rtl w:val="0"/>
              </w:rPr>
              <w:t xml:space="preserve"> that is solely attributable to the Vendor</w:t>
            </w:r>
          </w:ins>
        </w:sdtContent>
      </w:sdt>
      <w:r w:rsidDel="00000000" w:rsidR="00000000" w:rsidRPr="00000000">
        <w:rPr>
          <w:rFonts w:ascii="Quattrocento Sans" w:cs="Quattrocento Sans" w:eastAsia="Quattrocento Sans" w:hAnsi="Quattrocento Sans"/>
          <w:b w:val="0"/>
          <w:bCs w:val="0"/>
          <w:rtl w:val="0"/>
        </w:rPr>
        <w:t xml:space="preserve">, or (ii) Vendor’s </w:t>
      </w:r>
      <w:sdt>
        <w:sdtPr>
          <w:id w:val="1996228683"/>
          <w:tag w:val="goog_rdk_109"/>
        </w:sdtPr>
        <w:sdtContent>
          <w:del w:author="CT Legal - AM" w:id="36" w:date="2025-12-22T18:37:00Z"/>
          <w:sdt>
            <w:sdtPr>
              <w:id w:val="-435917993"/>
              <w:tag w:val="goog_rdk_110"/>
            </w:sdtPr>
            <w:sdtContent>
              <w:commentRangeStart w:id="51"/>
            </w:sdtContent>
          </w:sdt>
          <w:del w:author="CT Legal - AM" w:id="36" w:date="2025-12-22T18:37:00Z">
            <w:r w:rsidDel="00000000" w:rsidR="00000000" w:rsidRPr="00000000">
              <w:rPr>
                <w:rFonts w:ascii="Quattrocento Sans" w:cs="Quattrocento Sans" w:eastAsia="Quattrocento Sans" w:hAnsi="Quattrocento Sans"/>
                <w:b w:val="0"/>
                <w:bCs w:val="0"/>
                <w:rtl w:val="0"/>
              </w:rPr>
              <w:delText xml:space="preserve">or its Subprocessor’s </w:delText>
            </w:r>
          </w:del>
        </w:sdtContent>
      </w:sdt>
      <w:commentRangeEnd w:id="51"/>
      <w:r w:rsidDel="00000000" w:rsidR="00000000" w:rsidRPr="00000000">
        <w:commentReference w:id="51"/>
      </w:r>
      <w:r w:rsidDel="00000000" w:rsidR="00000000" w:rsidRPr="00000000">
        <w:rPr>
          <w:rFonts w:ascii="Quattrocento Sans" w:cs="Quattrocento Sans" w:eastAsia="Quattrocento Sans" w:hAnsi="Quattrocento Sans"/>
          <w:b w:val="0"/>
          <w:bCs w:val="0"/>
          <w:rtl w:val="0"/>
        </w:rPr>
        <w:t xml:space="preserve">breach of this DPA</w:t>
      </w:r>
      <w:sdt>
        <w:sdtPr>
          <w:id w:val="-1491702358"/>
          <w:tag w:val="goog_rdk_111"/>
        </w:sdtPr>
        <w:sdtContent>
          <w:ins w:author="CT Legal - AM" w:id="37" w:date="2025-12-22T18:37:00Z">
            <w:r w:rsidDel="00000000" w:rsidR="00000000" w:rsidRPr="00000000">
              <w:rPr>
                <w:rtl w:val="0"/>
              </w:rPr>
              <w:t xml:space="preserve"> </w:t>
            </w:r>
            <w:r w:rsidDel="00000000" w:rsidR="00000000" w:rsidRPr="00000000">
              <w:rPr>
                <w:rFonts w:ascii="Quattrocento Sans" w:cs="Quattrocento Sans" w:eastAsia="Quattrocento Sans" w:hAnsi="Quattrocento Sans"/>
                <w:b w:val="0"/>
                <w:bCs w:val="0"/>
                <w:rtl w:val="0"/>
              </w:rPr>
              <w:t xml:space="preserve">that is solely attributable to the Vendor</w:t>
            </w:r>
          </w:ins>
        </w:sdtContent>
      </w:sdt>
      <w:r w:rsidDel="00000000" w:rsidR="00000000" w:rsidRPr="00000000">
        <w:rPr>
          <w:rFonts w:ascii="Quattrocento Sans" w:cs="Quattrocento Sans" w:eastAsia="Quattrocento Sans" w:hAnsi="Quattrocento Sans"/>
          <w:b w:val="0"/>
          <w:bCs w:val="0"/>
          <w:rtl w:val="0"/>
        </w:rPr>
        <w:t xml:space="preserve">. These indemnification obligations apply in addition to, not in lieu of, any other Vendor indemnification obligations specified in the Services Agreement.</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58">
      <w:pPr>
        <w:pStyle w:val="Heading1"/>
        <w:keepNext w:val="0"/>
        <w:widowControl w:val="0"/>
        <w:numPr>
          <w:ilvl w:val="0"/>
          <w:numId w:val="3"/>
        </w:numPr>
        <w:spacing w:after="240" w:lineRule="auto"/>
        <w:ind w:left="0" w:firstLine="0"/>
        <w:rPr/>
      </w:pPr>
      <w:bookmarkStart w:colFirst="0" w:colLast="0" w:name="_heading=h.1pcxz22w9p7k" w:id="9"/>
      <w:bookmarkEnd w:id="9"/>
      <w:r w:rsidDel="00000000" w:rsidR="00000000" w:rsidRPr="00000000">
        <w:rPr>
          <w:rFonts w:ascii="Quattrocento Sans" w:cs="Quattrocento Sans" w:eastAsia="Quattrocento Sans" w:hAnsi="Quattrocento Sans"/>
          <w:rtl w:val="0"/>
        </w:rPr>
        <w:t xml:space="preserve">Amendment. </w:t>
      </w:r>
      <w:r w:rsidDel="00000000" w:rsidR="00000000" w:rsidRPr="00000000">
        <w:rPr>
          <w:rFonts w:ascii="Quattrocento Sans" w:cs="Quattrocento Sans" w:eastAsia="Quattrocento Sans" w:hAnsi="Quattrocento Sans"/>
          <w:b w:val="0"/>
          <w:bCs w:val="0"/>
          <w:rtl w:val="0"/>
        </w:rPr>
        <w:t xml:space="preserve">Upon written agreement by both Parties, this DPA may be amended as necessary, including to comply with updates to any Data Protection Laws.</w:t>
      </w:r>
      <w:r w:rsidDel="00000000" w:rsidR="00000000" w:rsidRPr="00000000">
        <w:rPr>
          <w:rtl w:val="0"/>
        </w:rPr>
      </w:r>
    </w:p>
    <w:p w:rsidR="00000000" w:rsidDel="00000000" w:rsidP="00000000" w:rsidRDefault="00000000" w:rsidRPr="00000000" w14:paraId="00000059">
      <w:pPr>
        <w:pStyle w:val="Heading1"/>
        <w:numPr>
          <w:ilvl w:val="0"/>
          <w:numId w:val="3"/>
        </w:numPr>
        <w:ind w:left="0" w:firstLine="0"/>
        <w:rPr/>
      </w:pPr>
      <w:r w:rsidDel="00000000" w:rsidR="00000000" w:rsidRPr="00000000">
        <w:rPr>
          <w:rFonts w:ascii="Quattrocento Sans" w:cs="Quattrocento Sans" w:eastAsia="Quattrocento Sans" w:hAnsi="Quattrocento Sans"/>
          <w:rtl w:val="0"/>
        </w:rPr>
        <w:t xml:space="preserve">Third-Party Beneficiaries. </w:t>
      </w:r>
      <w:r w:rsidDel="00000000" w:rsidR="00000000" w:rsidRPr="00000000">
        <w:rPr>
          <w:rFonts w:ascii="Quattrocento Sans" w:cs="Quattrocento Sans" w:eastAsia="Quattrocento Sans" w:hAnsi="Quattrocento Sans"/>
          <w:b w:val="0"/>
          <w:bCs w:val="0"/>
          <w:rtl w:val="0"/>
        </w:rPr>
        <w:t xml:space="preserve">The Parties agree that Hillenbrand’s subsidiaries and affiliates that are receiving the Services from the Vendor are intended third-party beneficiaries of this DPA and this DPA is intended to relay the same benefits to Hillenbrand’s subsidiaries and affiliates that are receiving the Services from the Vendor.</w:t>
      </w:r>
      <w:r w:rsidDel="00000000" w:rsidR="00000000" w:rsidRPr="00000000">
        <w:rPr>
          <w:rtl w:val="0"/>
        </w:rPr>
      </w:r>
    </w:p>
    <w:p w:rsidR="00000000" w:rsidDel="00000000" w:rsidP="00000000" w:rsidRDefault="00000000" w:rsidRPr="00000000" w14:paraId="0000005A">
      <w:pPr>
        <w:pStyle w:val="Heading1"/>
        <w:numPr>
          <w:ilvl w:val="0"/>
          <w:numId w:val="3"/>
        </w:numPr>
        <w:ind w:left="0" w:firstLine="0"/>
        <w:rPr/>
      </w:pPr>
      <w:r w:rsidDel="00000000" w:rsidR="00000000" w:rsidRPr="00000000">
        <w:rPr>
          <w:rFonts w:ascii="Quattrocento Sans" w:cs="Quattrocento Sans" w:eastAsia="Quattrocento Sans" w:hAnsi="Quattrocento Sans"/>
          <w:rtl w:val="0"/>
        </w:rPr>
        <w:t xml:space="preserve">New Privacy Laws.  </w:t>
      </w:r>
      <w:r w:rsidDel="00000000" w:rsidR="00000000" w:rsidRPr="00000000">
        <w:rPr>
          <w:rFonts w:ascii="Quattrocento Sans" w:cs="Quattrocento Sans" w:eastAsia="Quattrocento Sans" w:hAnsi="Quattrocento Sans"/>
          <w:b w:val="0"/>
          <w:bCs w:val="0"/>
          <w:rtl w:val="0"/>
        </w:rPr>
        <w:t xml:space="preserve">The Parties understand that various countries, states and provinces are actively considering enacting other privacy laws which may conflict with, preempt and/or place additional regulations on current Data Protection Laws (“New Privacy Laws”). Vendor agrees that it will work in good faith with Hillenbrand to ensure any sharing of personal data and/or personal information between the Parties is done in compliance with New Privacy Laws. The Parties further agree that should any specific Data Protection Law be preempted, invalidated or cease to be effective, this DPA shall continue to survive with respect to each Party’s rights and obligations under other Data Protection Laws.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 WITNESS WHEREOF, Hillenbrand and Vendor have executed this DPA, which will come into force on the Effective Date.</w:t>
      </w:r>
    </w:p>
    <w:p w:rsidR="00000000" w:rsidDel="00000000" w:rsidP="00000000" w:rsidRDefault="00000000" w:rsidRPr="00000000" w14:paraId="0000005F">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Hillenbrand, Inc. </w:t>
        <w:tab/>
        <w:tab/>
        <w:tab/>
        <w:tab/>
        <w:tab/>
        <w:t xml:space="preserve">Defmacro Software Private Limited </w:t>
      </w:r>
    </w:p>
    <w:p w:rsidR="00000000" w:rsidDel="00000000" w:rsidP="00000000" w:rsidRDefault="00000000" w:rsidRPr="00000000" w14:paraId="00000061">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sz w:val="24"/>
          <w:szCs w:val="24"/>
          <w:rtl w:val="0"/>
        </w:rPr>
        <w:t xml:space="preserve">By: ______________________________________</w:t>
        <w:tab/>
        <w:tab/>
        <w:t xml:space="preserve">By:______________________________________</w:t>
      </w:r>
      <w:r w:rsidDel="00000000" w:rsidR="00000000" w:rsidRPr="00000000">
        <w:rPr>
          <w:rtl w:val="0"/>
        </w:rPr>
      </w:r>
    </w:p>
    <w:p w:rsidR="00000000" w:rsidDel="00000000" w:rsidP="00000000" w:rsidRDefault="00000000" w:rsidRPr="00000000" w14:paraId="00000063">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w:t>
        <w:tab/>
        <w:t xml:space="preserve">Name: ___________________________________ </w:t>
      </w:r>
    </w:p>
    <w:p w:rsidR="00000000" w:rsidDel="00000000" w:rsidP="00000000" w:rsidRDefault="00000000" w:rsidRPr="00000000" w14:paraId="00000064">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w:t>
        <w:tab/>
        <w:t xml:space="preserve">Title: _____________________________________ </w:t>
      </w:r>
    </w:p>
    <w:p w:rsidR="00000000" w:rsidDel="00000000" w:rsidP="00000000" w:rsidRDefault="00000000" w:rsidRPr="00000000" w14:paraId="00000065">
      <w:pPr>
        <w:tabs>
          <w:tab w:val="left" w:leader="none" w:pos="5040"/>
          <w:tab w:val="left" w:leader="none" w:pos="5760"/>
          <w:tab w:val="right" w:leader="none" w:pos="9360"/>
        </w:tabs>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w:t>
        <w:tab/>
        <w:t xml:space="preserve">Date:  _____________________</w:t>
      </w:r>
    </w:p>
    <w:p w:rsidR="00000000" w:rsidDel="00000000" w:rsidP="00000000" w:rsidRDefault="00000000" w:rsidRPr="00000000" w14:paraId="00000066">
      <w:pPr>
        <w:ind w:firstLine="360"/>
        <w:rPr>
          <w:rFonts w:ascii="Quattrocento Sans" w:cs="Quattrocento Sans" w:eastAsia="Quattrocento Sans" w:hAnsi="Quattrocento Sans"/>
        </w:rPr>
      </w:pPr>
      <w:r w:rsidDel="00000000" w:rsidR="00000000" w:rsidRPr="00000000">
        <w:br w:type="page"/>
      </w:r>
      <w:r w:rsidDel="00000000" w:rsidR="00000000" w:rsidRPr="00000000">
        <w:rPr>
          <w:rtl w:val="0"/>
        </w:rPr>
      </w:r>
    </w:p>
    <w:bookmarkStart w:colFirst="0" w:colLast="0" w:name="bookmark=id.1i7656761132" w:id="10"/>
    <w:bookmarkEnd w:id="10"/>
    <w:bookmarkStart w:colFirst="0" w:colLast="0" w:name="bookmark=id.h6txjwbo3ck3" w:id="11"/>
    <w:bookmarkEnd w:id="11"/>
    <w:bookmarkStart w:colFirst="0" w:colLast="0" w:name="bookmark=id.luxw37bhw83x" w:id="12"/>
    <w:bookmarkEnd w:id="12"/>
    <w:bookmarkStart w:colFirst="0" w:colLast="0" w:name="bookmark=id.nqikq6mfepm1" w:id="13"/>
    <w:bookmarkEnd w:id="13"/>
    <w:bookmarkStart w:colFirst="0" w:colLast="0" w:name="bookmark=id.aqff80sq1vf0" w:id="14"/>
    <w:bookmarkEnd w:id="14"/>
    <w:bookmarkStart w:colFirst="0" w:colLast="0" w:name="bookmark=id.w39sxcnaybw" w:id="15"/>
    <w:bookmarkEnd w:id="15"/>
    <w:bookmarkStart w:colFirst="0" w:colLast="0" w:name="bookmark=id.cdasztapbe7r" w:id="16"/>
    <w:bookmarkEnd w:id="16"/>
    <w:bookmarkStart w:colFirst="0" w:colLast="0" w:name="bookmark=id.yr96z1tbrja8" w:id="17"/>
    <w:bookmarkEnd w:id="17"/>
    <w:p w:rsidR="00000000" w:rsidDel="00000000" w:rsidP="00000000" w:rsidRDefault="00000000" w:rsidRPr="00000000" w14:paraId="00000067">
      <w:pPr>
        <w:ind w:firstLine="360"/>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ATTACHMENT A: STANDARD CONTRACTUAL CLAUSES</w:t>
      </w:r>
    </w:p>
    <w:p w:rsidR="00000000" w:rsidDel="00000000" w:rsidP="00000000" w:rsidRDefault="00000000" w:rsidRPr="00000000" w14:paraId="00000068">
      <w:pPr>
        <w:pStyle w:val="Heading1"/>
        <w:rPr>
          <w:rFonts w:ascii="Quattrocento Sans" w:cs="Quattrocento Sans" w:eastAsia="Quattrocento Sans" w:hAnsi="Quattrocento Sans"/>
          <w:b w:val="0"/>
          <w:bCs w:val="0"/>
        </w:rPr>
      </w:pPr>
      <w:r w:rsidDel="00000000" w:rsidR="00000000" w:rsidRPr="00000000">
        <w:rPr>
          <w:rFonts w:ascii="Quattrocento Sans" w:cs="Quattrocento Sans" w:eastAsia="Quattrocento Sans" w:hAnsi="Quattrocento Sans"/>
          <w:b w:val="0"/>
          <w:bCs w:val="0"/>
          <w:rtl w:val="0"/>
        </w:rPr>
        <w:t xml:space="preserve">The SCCs shall apply as follows: </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200" w:before="240" w:lineRule="auto"/>
        <w:ind w:left="360" w:hanging="218"/>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EUROPEAN UNION (personal data subject to Art. 28 GDPR)</w:t>
      </w:r>
      <w:r w:rsidDel="00000000" w:rsidR="00000000" w:rsidRPr="00000000">
        <w:rPr>
          <w:rFonts w:ascii="Quattrocento Sans" w:cs="Quattrocento Sans" w:eastAsia="Quattrocento Sans" w:hAnsi="Quattrocento Sans"/>
          <w:color w:val="000000"/>
          <w:rtl w:val="0"/>
        </w:rPr>
        <w:t xml:space="preserve">:  For purposes of this Agreement, Hillenbrand and Vendor adopt module 2 (controller-to-processor) of the SCCs, which are hereby incorporated and completed as follows: the “data exporter” is each Hillenbrand affiliate having its registered place of business in the EEA and allowing data importer to process its personal data under Art. 28 GDPR; the “data importer” is Vendor; the optional docking clause in Clause 7 is implemented; Clause 9(a) option 2 is implemented and the time period therein is specified as thirty (30) days; the optional redress clause in Clause 11(a) is excluded; Clause 13(a) paragraph 1 is implemented; Clause 17 option 1 is implemented and the governing law is the law of Germany; the court in Clause 18(b) are the Courts of Germany; Annex I, II and III to module 2 of the SCCs are Annex I, II and III of Attachment B to this DPA respectively.</w:t>
      </w:r>
    </w:p>
    <w:sdt>
      <w:sdtPr>
        <w:id w:val="250700049"/>
        <w:tag w:val="goog_rdk_114"/>
      </w:sdtPr>
      <w:sdtContent>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240" w:lineRule="auto"/>
            <w:ind w:left="360" w:hanging="360"/>
            <w:rPr>
              <w:del w:author="Cleartax Legal" w:id="38" w:date="2025-12-03T12:03:00Z"/>
              <w:rFonts w:ascii="Quattrocento Sans" w:cs="Quattrocento Sans" w:eastAsia="Quattrocento Sans" w:hAnsi="Quattrocento Sans"/>
              <w:color w:val="000000"/>
            </w:rPr>
          </w:pPr>
          <w:sdt>
            <w:sdtPr>
              <w:id w:val="-1485402493"/>
              <w:tag w:val="goog_rdk_113"/>
            </w:sdtPr>
            <w:sdtContent>
              <w:del w:author="Cleartax Legal" w:id="38" w:date="2025-12-03T12:03:00Z">
                <w:r w:rsidDel="00000000" w:rsidR="00000000" w:rsidRPr="00000000">
                  <w:rPr>
                    <w:rFonts w:ascii="Quattrocento Sans" w:cs="Quattrocento Sans" w:eastAsia="Quattrocento Sans" w:hAnsi="Quattrocento Sans"/>
                    <w:b w:val="1"/>
                    <w:bCs w:val="1"/>
                    <w:color w:val="000000"/>
                    <w:rtl w:val="0"/>
                  </w:rPr>
                  <w:delText xml:space="preserve">CHINA: </w:delText>
                </w:r>
                <w:r w:rsidDel="00000000" w:rsidR="00000000" w:rsidRPr="00000000">
                  <w:rPr>
                    <w:rFonts w:ascii="Quattrocento Sans" w:cs="Quattrocento Sans" w:eastAsia="Quattrocento Sans" w:hAnsi="Quattrocento Sans"/>
                    <w:color w:val="000000"/>
                    <w:rtl w:val="0"/>
                  </w:rPr>
                  <w:delText xml:space="preserve">  For the purposes of this Agreement, Vendor agrees to Processing Personal Data in a manner consistent with industry best practices and applicable laws and regulations, including in the manner set forth below. Vendor acknowledges and warrants that the protection measures for the Personal Data have met the requirements of applicable laws, regulations, policies and industry standards.</w:delText>
                </w:r>
              </w:del>
            </w:sdtContent>
          </w:sdt>
        </w:p>
      </w:sdtContent>
    </w:sdt>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240" w:lineRule="auto"/>
        <w:ind w:left="360" w:hanging="360"/>
        <w:rPr>
          <w:rFonts w:ascii="Quattrocento Sans" w:cs="Quattrocento Sans" w:eastAsia="Quattrocento Sans" w:hAnsi="Quattrocento Sans"/>
          <w:color w:val="000000"/>
        </w:rPr>
      </w:pPr>
      <w:sdt>
        <w:sdtPr>
          <w:id w:val="-29472084"/>
          <w:tag w:val="goog_rdk_115"/>
        </w:sdtPr>
        <w:sdtContent>
          <w:commentRangeStart w:id="52"/>
        </w:sdtContent>
      </w:sdt>
      <w:sdt>
        <w:sdtPr>
          <w:id w:val="702737400"/>
          <w:tag w:val="goog_rdk_116"/>
        </w:sdtPr>
        <w:sdtContent>
          <w:commentRangeStart w:id="53"/>
        </w:sdtContent>
      </w:sdt>
      <w:r w:rsidDel="00000000" w:rsidR="00000000" w:rsidRPr="00000000">
        <w:rPr>
          <w:rFonts w:ascii="Quattrocento Sans" w:cs="Quattrocento Sans" w:eastAsia="Quattrocento Sans" w:hAnsi="Quattrocento Sans"/>
          <w:b w:val="1"/>
          <w:bCs w:val="1"/>
          <w:color w:val="000000"/>
          <w:rtl w:val="0"/>
        </w:rPr>
        <w:t xml:space="preserve">SWITZERLAND (personal data subject to Sec. 9 FADP)</w:t>
      </w:r>
      <w:r w:rsidDel="00000000" w:rsidR="00000000" w:rsidRPr="00000000">
        <w:rPr>
          <w:rFonts w:ascii="Quattrocento Sans" w:cs="Quattrocento Sans" w:eastAsia="Quattrocento Sans" w:hAnsi="Quattrocento Sans"/>
          <w:color w:val="000000"/>
          <w:rtl w:val="0"/>
        </w:rPr>
        <w:t xml:space="preserve">:  For the purposes of this Agreement, the SCCs apply pursuant to Sec. I above with the following deviations: </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13/Annex I C</w:t>
      </w:r>
      <w:r w:rsidDel="00000000" w:rsidR="00000000" w:rsidRPr="00000000">
        <w:rPr>
          <w:rFonts w:ascii="Quattrocento Sans" w:cs="Quattrocento Sans" w:eastAsia="Quattrocento Sans" w:hAnsi="Quattrocento Sans"/>
          <w:color w:val="000000"/>
          <w:rtl w:val="0"/>
        </w:rPr>
        <w:t xml:space="preserve">, Supervisory Authority:  Where the data subjects are in Switzerland, the Federal Data Protection and Information Commissioner.</w:t>
      </w:r>
      <w:r w:rsidDel="00000000" w:rsidR="00000000" w:rsidRPr="00000000">
        <w:rPr>
          <w:rtl w:val="0"/>
        </w:rPr>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17, Governing Law</w:t>
      </w:r>
      <w:r w:rsidDel="00000000" w:rsidR="00000000" w:rsidRPr="00000000">
        <w:rPr>
          <w:rFonts w:ascii="Quattrocento Sans" w:cs="Quattrocento Sans" w:eastAsia="Quattrocento Sans" w:hAnsi="Quattrocento Sans"/>
          <w:color w:val="000000"/>
          <w:rtl w:val="0"/>
        </w:rPr>
        <w:t xml:space="preserve">: Where the data subjects are in Switzerland, the laws of Switzerland.</w:t>
      </w:r>
      <w:r w:rsidDel="00000000" w:rsidR="00000000" w:rsidRPr="00000000">
        <w:rPr>
          <w:rtl w:val="0"/>
        </w:rPr>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Quattrocento Sans" w:cs="Quattrocento Sans" w:eastAsia="Quattrocento Sans" w:hAnsi="Quattrocento Sans"/>
          <w:b w:val="1"/>
          <w:bCs w:val="1"/>
          <w:i w:val="1"/>
          <w:iCs w:val="1"/>
          <w:color w:val="000000"/>
          <w:rtl w:val="0"/>
        </w:rPr>
        <w:t xml:space="preserve">Clause 18, Forum and Jurisdiction</w:t>
      </w:r>
      <w:r w:rsidDel="00000000" w:rsidR="00000000" w:rsidRPr="00000000">
        <w:rPr>
          <w:rFonts w:ascii="Quattrocento Sans" w:cs="Quattrocento Sans" w:eastAsia="Quattrocento Sans" w:hAnsi="Quattrocento Sans"/>
          <w:color w:val="000000"/>
          <w:rtl w:val="0"/>
        </w:rPr>
        <w:t xml:space="preserve">: Where the data subjects are in Switzerland, Switzerland. </w:t>
      </w:r>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after="200" w:before="240" w:lineRule="auto"/>
        <w:ind w:left="360" w:hanging="36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UNITED KINGDOM (personal data subject to Art. 28 UK GDPR)</w:t>
      </w: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Quattrocento Sans" w:cs="Quattrocento Sans" w:eastAsia="Quattrocento Sans" w:hAnsi="Quattrocento Sans"/>
          <w:b w:val="1"/>
          <w:bCs w:val="1"/>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For purposes of this Agreement, the SCCs apply as set forth for application in the UK by the addendum, being the template Addendum B.1.0 issued by the Information Commissioner’s Office and laid before Parliament in accordance with s119A of the Data Protection Act 2018 on 2 February 2022, with the following details: (i) in Table 1, the “Exporter” is each Hillenbrand affiliate having its registered place of business in the UK</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Quattrocento Sans" w:cs="Quattrocento Sans" w:eastAsia="Quattrocento Sans" w:hAnsi="Quattrocento Sans"/>
          <w:color w:val="000000"/>
          <w:rtl w:val="0"/>
        </w:rPr>
        <w:t xml:space="preserve">and allowing Importer to process its personal data under Art. 28 GDPR, and the “Importer” is Vendor, their details are set forth in this DPA; (ii) in Table 2, the second option is selected and the “Approved EU SCCs” are the SCCs as applicable pursuant to Sec. I of this Attachment A above (iii) in Table 3, Annexes 1 (A and B), II, and III to the “Approved EU SCCs” are Annex I, II, and III of Attachment B to this DPA respectively; and (iv) in Table 4, neither the “Importer” nor the “Exporter” can terminate the SCCs.</w:t>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pacing w:after="200" w:before="240" w:lineRule="auto"/>
        <w:ind w:left="357" w:hanging="357"/>
        <w:rPr>
          <w:rFonts w:ascii="Quattrocento Sans" w:cs="Quattrocento Sans" w:eastAsia="Quattrocento Sans" w:hAnsi="Quattrocento Sans"/>
          <w:color w:val="010101"/>
        </w:rPr>
        <w:sectPr>
          <w:footerReference r:id="rId10" w:type="default"/>
          <w:pgSz w:h="15840" w:w="12240" w:orient="portrait"/>
          <w:pgMar w:bottom="1267" w:top="1440" w:left="1440" w:right="1440" w:header="720" w:footer="576"/>
          <w:pgNumType w:start="1"/>
        </w:sectPr>
      </w:pPr>
      <w:r w:rsidDel="00000000" w:rsidR="00000000" w:rsidRPr="00000000">
        <w:rPr>
          <w:rFonts w:ascii="Quattrocento Sans" w:cs="Quattrocento Sans" w:eastAsia="Quattrocento Sans" w:hAnsi="Quattrocento Sans"/>
          <w:b w:val="1"/>
          <w:bCs w:val="1"/>
          <w:color w:val="010101"/>
          <w:rtl w:val="0"/>
        </w:rPr>
        <w:t xml:space="preserve">ATTACHMENT B, ANNEXES I, II, III</w:t>
      </w:r>
      <w:r w:rsidDel="00000000" w:rsidR="00000000" w:rsidRPr="00000000">
        <w:rPr>
          <w:rFonts w:ascii="Quattrocento Sans" w:cs="Quattrocento Sans" w:eastAsia="Quattrocento Sans" w:hAnsi="Quattrocento Sans"/>
          <w:color w:val="010101"/>
          <w:rtl w:val="0"/>
        </w:rPr>
        <w:t xml:space="preserve">: the Parties agree that in the event that the details of the services are not yet specified in the Agreement (which may in particular be the case, if the Agreement is a frame(work) agreement), the information in the Annexes I to III (Attachment B) may need to be adjusted to fully and accurately reflect the circumstances surrounding the provision of services. The Parties shall mutually agree to the changes in writing</w:t>
      </w:r>
    </w:p>
    <w:p w:rsidR="00000000" w:rsidDel="00000000" w:rsidP="00000000" w:rsidRDefault="00000000" w:rsidRPr="00000000" w14:paraId="00000071">
      <w:pPr>
        <w:shd w:fill="ffffff" w:val="clear"/>
        <w:spacing w:before="240" w:lineRule="auto"/>
        <w:ind w:firstLine="360"/>
        <w:jc w:val="center"/>
        <w:rPr>
          <w:rFonts w:ascii="Quattrocento Sans" w:cs="Quattrocento Sans" w:eastAsia="Quattrocento Sans" w:hAnsi="Quattrocento Sans"/>
          <w:b w:val="1"/>
          <w:bCs w:val="1"/>
          <w:color w:val="444444"/>
        </w:rPr>
      </w:pPr>
      <w:bookmarkStart w:colFirst="0" w:colLast="0" w:name="_heading=h.jrc4s675shvj" w:id="18"/>
      <w:bookmarkEnd w:id="18"/>
      <w:r w:rsidDel="00000000" w:rsidR="00000000" w:rsidRPr="00000000">
        <w:rPr>
          <w:rFonts w:ascii="Quattrocento Sans" w:cs="Quattrocento Sans" w:eastAsia="Quattrocento Sans" w:hAnsi="Quattrocento Sans"/>
          <w:b w:val="1"/>
          <w:bCs w:val="1"/>
          <w:color w:val="444444"/>
          <w:rtl w:val="0"/>
        </w:rPr>
        <w:t xml:space="preserve">ATTACHMENT B</w:t>
      </w:r>
    </w:p>
    <w:p w:rsidR="00000000" w:rsidDel="00000000" w:rsidP="00000000" w:rsidRDefault="00000000" w:rsidRPr="00000000" w14:paraId="00000072">
      <w:pPr>
        <w:ind w:left="0" w:firstLine="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w:t>
      </w:r>
    </w:p>
    <w:p w:rsidR="00000000" w:rsidDel="00000000" w:rsidP="00000000" w:rsidRDefault="00000000" w:rsidRPr="00000000" w14:paraId="00000073">
      <w:pPr>
        <w:shd w:fill="ffffff" w:val="clea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   LIST OF PARTIES</w:t>
      </w:r>
    </w:p>
    <w:p w:rsidR="00000000" w:rsidDel="00000000" w:rsidP="00000000" w:rsidRDefault="00000000" w:rsidRPr="00000000" w14:paraId="00000074">
      <w:pPr>
        <w:shd w:fill="ffffff" w:val="clea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Data exporter(s)/Controller:</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75">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Hillenbrand, Inc., acting on behalf of itself and its affiliates acting as the data exporter(s) and controller(s)</w:t>
      </w:r>
    </w:p>
    <w:p w:rsidR="00000000" w:rsidDel="00000000" w:rsidP="00000000" w:rsidRDefault="00000000" w:rsidRPr="00000000" w14:paraId="00000076">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Address:  1 Batesville Blvd., Batesville, Indiana 47006 USA</w:t>
      </w:r>
    </w:p>
    <w:p w:rsidR="00000000" w:rsidDel="00000000" w:rsidP="00000000" w:rsidRDefault="00000000" w:rsidRPr="00000000" w14:paraId="00000077">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Contact person’s name, position and contact details: </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Valerie M. Talkers Senior Counsel - Employment Global Privacy Lead </w:t>
      </w:r>
    </w:p>
    <w:p w:rsidR="00000000" w:rsidDel="00000000" w:rsidP="00000000" w:rsidRDefault="00000000" w:rsidRPr="00000000" w14:paraId="00000078">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 1+</w:t>
      </w:r>
      <w:r w:rsidDel="00000000" w:rsidR="00000000" w:rsidRPr="00000000">
        <w:rPr>
          <w:rFonts w:ascii="Quattrocento Sans" w:cs="Quattrocento Sans" w:eastAsia="Quattrocento Sans" w:hAnsi="Quattrocento Sans"/>
          <w:b w:val="1"/>
          <w:bCs w:val="1"/>
          <w:rtl w:val="0"/>
        </w:rPr>
        <w:t xml:space="preserve">(812)-931-5381</w:t>
      </w:r>
      <w:r w:rsidDel="00000000" w:rsidR="00000000" w:rsidRPr="00000000">
        <w:rPr>
          <w:rFonts w:ascii="Quattrocento Sans" w:cs="Quattrocento Sans" w:eastAsia="Quattrocento Sans" w:hAnsi="Quattrocento Sans"/>
          <w:rtl w:val="0"/>
        </w:rPr>
        <w:t xml:space="preserve">; e-mail: </w:t>
      </w:r>
      <w:r w:rsidDel="00000000" w:rsidR="00000000" w:rsidRPr="00000000">
        <w:rPr>
          <w:rFonts w:ascii="Quattrocento Sans" w:cs="Quattrocento Sans" w:eastAsia="Quattrocento Sans" w:hAnsi="Quattrocento Sans"/>
          <w:b w:val="1"/>
          <w:bCs w:val="1"/>
          <w:rtl w:val="0"/>
        </w:rPr>
        <w:t xml:space="preserve">valerie.talkers@hillenbrand.com.</w:t>
      </w:r>
      <w:r w:rsidDel="00000000" w:rsidR="00000000" w:rsidRPr="00000000">
        <w:rPr>
          <w:rtl w:val="0"/>
        </w:rPr>
      </w:r>
    </w:p>
    <w:p w:rsidR="00000000" w:rsidDel="00000000" w:rsidP="00000000" w:rsidRDefault="00000000" w:rsidRPr="00000000" w14:paraId="00000079">
      <w:pPr>
        <w:spacing w:before="120" w:lineRule="auto"/>
        <w:ind w:left="720" w:firstLine="0"/>
        <w:rPr>
          <w:rFonts w:ascii="Quattrocento Sans" w:cs="Quattrocento Sans" w:eastAsia="Quattrocento Sans" w:hAnsi="Quattrocento Sans"/>
        </w:rPr>
      </w:pPr>
      <w:bookmarkStart w:colFirst="0" w:colLast="0" w:name="_heading=h.q0ggvp6n2d4r" w:id="19"/>
      <w:bookmarkEnd w:id="19"/>
      <w:r w:rsidDel="00000000" w:rsidR="00000000" w:rsidRPr="00000000">
        <w:rPr>
          <w:rFonts w:ascii="Quattrocento Sans" w:cs="Quattrocento Sans" w:eastAsia="Quattrocento Sans" w:hAnsi="Quattrocento Sans"/>
          <w:rtl w:val="0"/>
        </w:rPr>
        <w:t xml:space="preserve">By:   ___________________________________________</w:t>
      </w:r>
    </w:p>
    <w:p w:rsidR="00000000" w:rsidDel="00000000" w:rsidP="00000000" w:rsidRDefault="00000000" w:rsidRPr="00000000" w14:paraId="0000007A">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________________________________________</w:t>
      </w:r>
    </w:p>
    <w:p w:rsidR="00000000" w:rsidDel="00000000" w:rsidP="00000000" w:rsidRDefault="00000000" w:rsidRPr="00000000" w14:paraId="0000007B">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__________________________________________</w:t>
      </w:r>
    </w:p>
    <w:p w:rsidR="00000000" w:rsidDel="00000000" w:rsidP="00000000" w:rsidRDefault="00000000" w:rsidRPr="00000000" w14:paraId="0000007C">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_______________________________</w:t>
      </w:r>
    </w:p>
    <w:tbl>
      <w:tblPr>
        <w:tblStyle w:val="Table1"/>
        <w:tblW w:w="9360.0" w:type="dxa"/>
        <w:jc w:val="left"/>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276" w:lineRule="auto"/>
              <w:ind w:left="0" w:firstLine="0"/>
              <w:jc w:val="left"/>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7E">
            <w:pPr>
              <w:ind w:left="0" w:firstLine="0"/>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07F">
            <w:pPr>
              <w:ind w:left="0" w:firstLine="0"/>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80">
      <w:pPr>
        <w:shd w:fill="ffffff" w:val="clear"/>
        <w:spacing w:before="120" w:lineRule="auto"/>
        <w:ind w:firstLine="360"/>
        <w:rPr>
          <w:rFonts w:ascii="Quattrocento Sans" w:cs="Quattrocento Sans" w:eastAsia="Quattrocento Sans" w:hAnsi="Quattrocento Sans"/>
          <w:i w:val="1"/>
          <w:iCs w:val="1"/>
          <w:highlight w:val="white"/>
        </w:rPr>
      </w:pPr>
      <w:sdt>
        <w:sdtPr>
          <w:id w:val="-1946155932"/>
          <w:tag w:val="goog_rdk_117"/>
        </w:sdtPr>
        <w:sdtContent>
          <w:commentRangeStart w:id="54"/>
        </w:sdtContent>
      </w:sdt>
      <w:sdt>
        <w:sdtPr>
          <w:id w:val="556416305"/>
          <w:tag w:val="goog_rdk_118"/>
        </w:sdtPr>
        <w:sdtContent>
          <w:commentRangeStart w:id="55"/>
        </w:sdtContent>
      </w:sdt>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rtl w:val="0"/>
        </w:rPr>
        <w:t xml:space="preserve">Data importer(s)/Processor:</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highlight w:val="white"/>
          <w:rtl w:val="0"/>
        </w:rPr>
        <w:t xml:space="preserve">[</w:t>
      </w:r>
      <w:r w:rsidDel="00000000" w:rsidR="00000000" w:rsidRPr="00000000">
        <w:rPr>
          <w:rFonts w:ascii="Quattrocento Sans" w:cs="Quattrocento Sans" w:eastAsia="Quattrocento Sans" w:hAnsi="Quattrocento Sans"/>
          <w:i w:val="1"/>
          <w:iCs w:val="1"/>
          <w:highlight w:val="white"/>
          <w:rtl w:val="0"/>
        </w:rPr>
        <w:t xml:space="preserve">Identity and contact details of the data importer(s), including any contact person with responsibility for data protection]</w:t>
      </w:r>
    </w:p>
    <w:p w:rsidR="00000000" w:rsidDel="00000000" w:rsidP="00000000" w:rsidRDefault="00000000" w:rsidRPr="00000000" w14:paraId="00000081">
      <w:pPr>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Defmacro Software Private Limited</w:t>
      </w:r>
    </w:p>
    <w:p w:rsidR="00000000" w:rsidDel="00000000" w:rsidP="00000000" w:rsidRDefault="00000000" w:rsidRPr="00000000" w14:paraId="00000082">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Address: _________________________________________</w:t>
      </w:r>
    </w:p>
    <w:p w:rsidR="00000000" w:rsidDel="00000000" w:rsidP="00000000" w:rsidRDefault="00000000" w:rsidRPr="00000000" w14:paraId="00000083">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Contact person’s name, position and contact details: Ayush Gupta, Global DPO, DPO@cleartax.com</w:t>
      </w:r>
    </w:p>
    <w:p w:rsidR="00000000" w:rsidDel="00000000" w:rsidP="00000000" w:rsidRDefault="00000000" w:rsidRPr="00000000" w14:paraId="00000084">
      <w:pPr>
        <w:spacing w:before="120" w:lineRule="auto"/>
        <w:ind w:left="720" w:firstLine="0"/>
        <w:rPr>
          <w:rFonts w:ascii="Quattrocento Sans" w:cs="Quattrocento Sans" w:eastAsia="Quattrocento Sans" w:hAnsi="Quattrocento Sans"/>
          <w:highlight w:val="yellow"/>
        </w:rPr>
      </w:pPr>
      <w:r w:rsidDel="00000000" w:rsidR="00000000" w:rsidRPr="00000000">
        <w:rPr>
          <w:rtl w:val="0"/>
        </w:rPr>
      </w:r>
    </w:p>
    <w:p w:rsidR="00000000" w:rsidDel="00000000" w:rsidP="00000000" w:rsidRDefault="00000000" w:rsidRPr="00000000" w14:paraId="00000085">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By:   ___________________________________________</w:t>
      </w:r>
    </w:p>
    <w:p w:rsidR="00000000" w:rsidDel="00000000" w:rsidP="00000000" w:rsidRDefault="00000000" w:rsidRPr="00000000" w14:paraId="00000086">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Name:  ________________________________________</w:t>
      </w:r>
    </w:p>
    <w:p w:rsidR="00000000" w:rsidDel="00000000" w:rsidP="00000000" w:rsidRDefault="00000000" w:rsidRPr="00000000" w14:paraId="00000087">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Title:  __________________________________________</w:t>
      </w:r>
    </w:p>
    <w:p w:rsidR="00000000" w:rsidDel="00000000" w:rsidP="00000000" w:rsidRDefault="00000000" w:rsidRPr="00000000" w14:paraId="00000088">
      <w:pPr>
        <w:spacing w:before="120" w:lineRule="auto"/>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Date:  _______________________________</w:t>
      </w:r>
    </w:p>
    <w:p w:rsidR="00000000" w:rsidDel="00000000" w:rsidP="00000000" w:rsidRDefault="00000000" w:rsidRPr="00000000" w14:paraId="00000089">
      <w:pPr>
        <w:ind w:firstLine="360"/>
        <w:rPr>
          <w:rFonts w:ascii="Quattrocento Sans" w:cs="Quattrocento Sans" w:eastAsia="Quattrocento Sans" w:hAnsi="Quattrocento Sans"/>
          <w:b w:val="1"/>
          <w:bCs w:val="1"/>
        </w:rPr>
      </w:pPr>
      <w:r w:rsidDel="00000000" w:rsidR="00000000" w:rsidRPr="00000000">
        <w:br w:type="page"/>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8A">
      <w:pP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B.   </w:t>
      </w:r>
      <w:sdt>
        <w:sdtPr>
          <w:id w:val="1569020150"/>
          <w:tag w:val="goog_rdk_119"/>
        </w:sdtPr>
        <w:sdtContent>
          <w:commentRangeStart w:id="56"/>
        </w:sdtContent>
      </w:sdt>
      <w:sdt>
        <w:sdtPr>
          <w:id w:val="-871381819"/>
          <w:tag w:val="goog_rdk_120"/>
        </w:sdtPr>
        <w:sdtContent>
          <w:commentRangeStart w:id="57"/>
        </w:sdtContent>
      </w:sdt>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rtl w:val="0"/>
        </w:rPr>
        <w:t xml:space="preserve">DESCRIPTION OF TRANSFER</w:t>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sdt>
      <w:sdtPr>
        <w:id w:val="-684460322"/>
        <w:tag w:val="goog_rdk_124"/>
      </w:sdtPr>
      <w:sdtContent>
        <w:p w:rsidR="00000000" w:rsidDel="00000000" w:rsidP="00000000" w:rsidRDefault="00000000" w:rsidRPr="00000000" w14:paraId="0000008B">
          <w:pPr>
            <w:spacing w:after="0" w:before="120" w:lineRule="auto"/>
            <w:ind w:firstLine="360"/>
            <w:rPr>
              <w:del w:author="Ayush Gupta" w:id="39" w:date="2025-12-22T09:30:00Z"/>
              <w:rFonts w:ascii="Quattrocento Sans" w:cs="Quattrocento Sans" w:eastAsia="Quattrocento Sans" w:hAnsi="Quattrocento Sans"/>
              <w:b w:val="1"/>
              <w:bCs w:val="1"/>
            </w:rPr>
          </w:pPr>
          <w:sdt>
            <w:sdtPr>
              <w:id w:val="1964849469"/>
              <w:tag w:val="goog_rdk_121"/>
            </w:sdtPr>
            <w:sdtContent>
              <w:commentRangeStart w:id="58"/>
            </w:sdtContent>
          </w:sdt>
          <w:sdt>
            <w:sdtPr>
              <w:id w:val="-772794415"/>
              <w:tag w:val="goog_rdk_122"/>
            </w:sdtPr>
            <w:sdtContent>
              <w:commentRangeStart w:id="59"/>
            </w:sdtContent>
          </w:sdt>
          <w:r w:rsidDel="00000000" w:rsidR="00000000" w:rsidRPr="00000000">
            <w:rPr>
              <w:rFonts w:ascii="Quattrocento Sans" w:cs="Quattrocento Sans" w:eastAsia="Quattrocento Sans" w:hAnsi="Quattrocento Sans"/>
              <w:b w:val="1"/>
              <w:bCs w:val="1"/>
              <w:i w:val="1"/>
              <w:iCs w:val="1"/>
              <w:rtl w:val="0"/>
            </w:rPr>
            <w:t xml:space="preserve">Categories of data subjects whose personal data is transferred</w:t>
          </w:r>
          <w:sdt>
            <w:sdtPr>
              <w:id w:val="1625518498"/>
              <w:tag w:val="goog_rdk_123"/>
            </w:sdtPr>
            <w:sdtContent>
              <w:del w:author="Ayush Gupta" w:id="39" w:date="2025-12-22T09:30:00Z">
                <w:r w:rsidDel="00000000" w:rsidR="00000000" w:rsidRPr="00000000">
                  <w:rPr>
                    <w:rtl w:val="0"/>
                  </w:rPr>
                </w:r>
              </w:del>
            </w:sdtContent>
          </w:sdt>
        </w:p>
      </w:sdtContent>
    </w:sdt>
    <w:p w:rsidR="00000000" w:rsidDel="00000000" w:rsidP="00000000" w:rsidRDefault="00000000" w:rsidRPr="00000000" w14:paraId="0000008C">
      <w:pPr>
        <w:spacing w:after="0" w:before="120" w:lineRule="auto"/>
        <w:ind w:firstLine="360"/>
        <w:rPr>
          <w:rFonts w:ascii="Quattrocento Sans" w:cs="Quattrocento Sans" w:eastAsia="Quattrocento Sans" w:hAnsi="Quattrocento Sans"/>
        </w:rPr>
      </w:pPr>
      <w:sdt>
        <w:sdtPr>
          <w:id w:val="-1758857251"/>
          <w:tag w:val="goog_rdk_125"/>
        </w:sdtPr>
        <w:sdtContent>
          <w:del w:author="Ayush Gupta" w:id="39" w:date="2025-12-22T09:30:00Z">
            <w:r w:rsidDel="00000000" w:rsidR="00000000" w:rsidRPr="00000000">
              <w:rPr>
                <w:rFonts w:ascii="Quattrocento Sans" w:cs="Quattrocento Sans" w:eastAsia="Quattrocento Sans" w:hAnsi="Quattrocento Sans"/>
                <w:highlight w:val="yellow"/>
                <w:rtl w:val="0"/>
              </w:rPr>
              <w:delText xml:space="preserve">…</w:delText>
            </w:r>
          </w:del>
        </w:sdtContent>
      </w:sdt>
      <w:sdt>
        <w:sdtPr>
          <w:id w:val="-1102218890"/>
          <w:tag w:val="goog_rdk_126"/>
        </w:sdtPr>
        <w:sdtContent>
          <w:ins w:author="Ayush Gupta" w:id="39" w:date="2025-12-22T09:30:00Z">
            <w:r w:rsidDel="00000000" w:rsidR="00000000" w:rsidRPr="00000000">
              <w:rPr>
                <w:rFonts w:ascii="Quattrocento Sans" w:cs="Quattrocento Sans" w:eastAsia="Quattrocento Sans" w:hAnsi="Quattrocento Sans"/>
                <w:highlight w:val="yellow"/>
                <w:rtl w:val="0"/>
              </w:rPr>
              <w:t xml:space="preserve">Vendors, customers, partners</w:t>
            </w:r>
          </w:ins>
        </w:sdtContent>
      </w:sdt>
      <w:r w:rsidDel="00000000" w:rsidR="00000000" w:rsidRPr="00000000">
        <w:rPr>
          <w:rtl w:val="0"/>
        </w:rPr>
      </w:r>
    </w:p>
    <w:p w:rsidR="00000000" w:rsidDel="00000000" w:rsidP="00000000" w:rsidRDefault="00000000" w:rsidRPr="00000000" w14:paraId="0000008D">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Categories of personal data transferred</w:t>
      </w:r>
      <w:r w:rsidDel="00000000" w:rsidR="00000000" w:rsidRPr="00000000">
        <w:rPr>
          <w:rtl w:val="0"/>
        </w:rPr>
      </w:r>
    </w:p>
    <w:p w:rsidR="00000000" w:rsidDel="00000000" w:rsidP="00000000" w:rsidRDefault="00000000" w:rsidRPr="00000000" w14:paraId="0000008E">
      <w:pPr>
        <w:spacing w:after="0" w:before="120" w:lineRule="auto"/>
        <w:ind w:firstLine="360"/>
        <w:rPr>
          <w:rFonts w:ascii="Quattrocento Sans" w:cs="Quattrocento Sans" w:eastAsia="Quattrocento Sans" w:hAnsi="Quattrocento Sans"/>
        </w:rPr>
      </w:pPr>
      <w:sdt>
        <w:sdtPr>
          <w:id w:val="1638246737"/>
          <w:tag w:val="goog_rdk_128"/>
        </w:sdtPr>
        <w:sdtContent>
          <w:del w:author="Ayush Gupta" w:id="40" w:date="2025-12-22T09:31:00Z">
            <w:r w:rsidDel="00000000" w:rsidR="00000000" w:rsidRPr="00000000">
              <w:rPr>
                <w:rFonts w:ascii="Quattrocento Sans" w:cs="Quattrocento Sans" w:eastAsia="Quattrocento Sans" w:hAnsi="Quattrocento Sans"/>
                <w:highlight w:val="yellow"/>
                <w:rtl w:val="0"/>
              </w:rPr>
              <w:delText xml:space="preserve">…</w:delText>
            </w:r>
          </w:del>
        </w:sdtContent>
      </w:sdt>
      <w:sdt>
        <w:sdtPr>
          <w:id w:val="-1031142766"/>
          <w:tag w:val="goog_rdk_129"/>
        </w:sdtPr>
        <w:sdtContent>
          <w:ins w:author="Ayush Gupta" w:id="40" w:date="2025-12-22T09:31:00Z">
            <w:r w:rsidDel="00000000" w:rsidR="00000000" w:rsidRPr="00000000">
              <w:rPr>
                <w:rFonts w:ascii="Quattrocento Sans" w:cs="Quattrocento Sans" w:eastAsia="Quattrocento Sans" w:hAnsi="Quattrocento Sans"/>
                <w:highlight w:val="yellow"/>
                <w:rtl w:val="0"/>
              </w:rPr>
              <w:t xml:space="preserve"> profile and contact information, business and relationship data, financial metadata (e-invoice related)</w:t>
            </w:r>
          </w:ins>
        </w:sdtContent>
      </w:sdt>
      <w:r w:rsidDel="00000000" w:rsidR="00000000" w:rsidRPr="00000000">
        <w:rPr>
          <w:rtl w:val="0"/>
        </w:rPr>
      </w:r>
    </w:p>
    <w:p w:rsidR="00000000" w:rsidDel="00000000" w:rsidP="00000000" w:rsidRDefault="00000000" w:rsidRPr="00000000" w14:paraId="0000008F">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Sensitive data transferred</w:t>
      </w:r>
      <w:r w:rsidDel="00000000" w:rsidR="00000000" w:rsidRPr="00000000">
        <w:rPr>
          <w:rFonts w:ascii="Quattrocento Sans" w:cs="Quattrocento Sans" w:eastAsia="Quattrocento Sans" w:hAnsi="Quattrocento Sans"/>
          <w:i w:val="1"/>
          <w:iCs w:val="1"/>
          <w:rtl w:val="0"/>
        </w:rPr>
        <w:t xml:space="preserve"> </w:t>
      </w:r>
      <w:r w:rsidDel="00000000" w:rsidR="00000000" w:rsidRPr="00000000">
        <w:rPr>
          <w:rtl w:val="0"/>
        </w:rPr>
      </w:r>
    </w:p>
    <w:p w:rsidR="00000000" w:rsidDel="00000000" w:rsidP="00000000" w:rsidRDefault="00000000" w:rsidRPr="00000000" w14:paraId="00000090">
      <w:pPr>
        <w:spacing w:after="0" w:lineRule="auto"/>
        <w:ind w:firstLine="36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1">
      <w:pPr>
        <w:spacing w:after="0"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highlight w:val="yellow"/>
          <w:rtl w:val="0"/>
        </w:rPr>
        <w:t xml:space="preserve">…</w:t>
      </w:r>
      <w:sdt>
        <w:sdtPr>
          <w:id w:val="1387514996"/>
          <w:tag w:val="goog_rdk_130"/>
        </w:sdtPr>
        <w:sdtContent>
          <w:ins w:author="Ayush Gupta" w:id="41" w:date="2025-12-22T09:32:00Z">
            <w:r w:rsidDel="00000000" w:rsidR="00000000" w:rsidRPr="00000000">
              <w:rPr>
                <w:rFonts w:ascii="Quattrocento Sans" w:cs="Quattrocento Sans" w:eastAsia="Quattrocento Sans" w:hAnsi="Quattrocento Sans"/>
                <w:highlight w:val="yellow"/>
                <w:rtl w:val="0"/>
              </w:rPr>
              <w:t xml:space="preserve">NO</w:t>
            </w:r>
          </w:ins>
        </w:sdtContent>
      </w:sdt>
      <w:r w:rsidDel="00000000" w:rsidR="00000000" w:rsidRPr="00000000">
        <w:rPr>
          <w:rtl w:val="0"/>
        </w:rPr>
      </w:r>
    </w:p>
    <w:p w:rsidR="00000000" w:rsidDel="00000000" w:rsidP="00000000" w:rsidRDefault="00000000" w:rsidRPr="00000000" w14:paraId="00000092">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i w:val="1"/>
          <w:iCs w:val="1"/>
          <w:rtl w:val="0"/>
        </w:rPr>
        <w:t xml:space="preserve">The frequency of the transfer</w:t>
      </w:r>
      <w:r w:rsidDel="00000000" w:rsidR="00000000" w:rsidRPr="00000000">
        <w:rPr>
          <w:rFonts w:ascii="Quattrocento Sans" w:cs="Quattrocento Sans" w:eastAsia="Quattrocento Sans" w:hAnsi="Quattrocento Sans"/>
          <w:i w:val="1"/>
          <w:iCs w:val="1"/>
          <w:rtl w:val="0"/>
        </w:rPr>
        <w:t xml:space="preserve"> (e.g. whether the data is transferred on a one-off or continuous basis).</w:t>
      </w:r>
      <w:r w:rsidDel="00000000" w:rsidR="00000000" w:rsidRPr="00000000">
        <w:rPr>
          <w:rtl w:val="0"/>
        </w:rPr>
      </w:r>
    </w:p>
    <w:p w:rsidR="00000000" w:rsidDel="00000000" w:rsidP="00000000" w:rsidRDefault="00000000" w:rsidRPr="00000000" w14:paraId="00000093">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highlight w:val="yellow"/>
          <w:rtl w:val="0"/>
        </w:rPr>
        <w:t xml:space="preserve">…</w:t>
      </w:r>
      <w:sdt>
        <w:sdtPr>
          <w:id w:val="1425047677"/>
          <w:tag w:val="goog_rdk_131"/>
        </w:sdtPr>
        <w:sdtContent>
          <w:ins w:author="Ayush Gupta" w:id="42" w:date="2025-12-22T09:33:00Z">
            <w:r w:rsidDel="00000000" w:rsidR="00000000" w:rsidRPr="00000000">
              <w:rPr>
                <w:rFonts w:ascii="Quattrocento Sans" w:cs="Quattrocento Sans" w:eastAsia="Quattrocento Sans" w:hAnsi="Quattrocento Sans"/>
                <w:highlight w:val="yellow"/>
                <w:rtl w:val="0"/>
              </w:rPr>
              <w:t xml:space="preserve">Continuous</w:t>
            </w:r>
          </w:ins>
        </w:sdtContent>
      </w:sdt>
      <w:r w:rsidDel="00000000" w:rsidR="00000000" w:rsidRPr="00000000">
        <w:rPr>
          <w:rtl w:val="0"/>
        </w:rPr>
      </w:r>
    </w:p>
    <w:p w:rsidR="00000000" w:rsidDel="00000000" w:rsidP="00000000" w:rsidRDefault="00000000" w:rsidRPr="00000000" w14:paraId="00000094">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Nature of the processing</w:t>
      </w:r>
      <w:r w:rsidDel="00000000" w:rsidR="00000000" w:rsidRPr="00000000">
        <w:rPr>
          <w:rtl w:val="0"/>
        </w:rPr>
      </w:r>
    </w:p>
    <w:sdt>
      <w:sdtPr>
        <w:id w:val="1467223735"/>
        <w:tag w:val="goog_rdk_133"/>
      </w:sdtPr>
      <w:sdtContent>
        <w:p w:rsidR="00000000" w:rsidDel="00000000" w:rsidP="00000000" w:rsidRDefault="00000000" w:rsidRPr="00000000" w14:paraId="00000095">
          <w:pPr>
            <w:spacing w:after="0" w:before="120" w:lineRule="auto"/>
            <w:ind w:firstLine="360"/>
            <w:rPr>
              <w:ins w:author="Ayush Gupta" w:id="43" w:date="2025-12-22T09:33:00Z"/>
              <w:rFonts w:ascii="AdiHaus" w:cs="AdiHaus" w:eastAsia="AdiHaus" w:hAnsi="AdiHaus"/>
            </w:rPr>
          </w:pPr>
          <w:r w:rsidDel="00000000" w:rsidR="00000000" w:rsidRPr="00000000">
            <w:rPr>
              <w:rFonts w:ascii="Quattrocento Sans" w:cs="Quattrocento Sans" w:eastAsia="Quattrocento Sans" w:hAnsi="Quattrocento Sans"/>
              <w:highlight w:val="yellow"/>
              <w:rtl w:val="0"/>
            </w:rPr>
            <w:t xml:space="preserve">…</w:t>
          </w:r>
          <w:sdt>
            <w:sdtPr>
              <w:id w:val="2015136086"/>
              <w:tag w:val="goog_rdk_132"/>
            </w:sdtPr>
            <w:sdtContent>
              <w:ins w:author="Ayush Gupta" w:id="43" w:date="2025-12-22T09:33:00Z">
                <w:r w:rsidDel="00000000" w:rsidR="00000000" w:rsidRPr="00000000">
                  <w:rPr>
                    <w:rFonts w:ascii="AdiHaus" w:cs="AdiHaus" w:eastAsia="AdiHaus" w:hAnsi="AdiHaus"/>
                    <w:rtl w:val="0"/>
                  </w:rPr>
                  <w:t xml:space="preserve">Personal data is processed </w:t>
                </w:r>
                <w:r w:rsidDel="00000000" w:rsidR="00000000" w:rsidRPr="00000000">
                  <w:rPr>
                    <w:rFonts w:ascii="AdiHaus" w:cs="AdiHaus" w:eastAsia="AdiHaus" w:hAnsi="AdiHaus"/>
                    <w:b w:val="1"/>
                    <w:bCs w:val="1"/>
                    <w:rtl w:val="0"/>
                  </w:rPr>
                  <w:t xml:space="preserve">within ClearTax’s secure multi-tenant SaaS e-invoicing platform</w:t>
                </w:r>
                <w:r w:rsidDel="00000000" w:rsidR="00000000" w:rsidRPr="00000000">
                  <w:rPr>
                    <w:rFonts w:ascii="AdiHaus" w:cs="AdiHaus" w:eastAsia="AdiHaus" w:hAnsi="AdiHaus"/>
                    <w:rtl w:val="0"/>
                  </w:rPr>
                  <w:t xml:space="preserve"> hosted on AWS EU.</w:t>
                  <w:br w:type="textWrapping"/>
                  <w:t xml:space="preserve">Processing includes:</w:t>
                </w:r>
              </w:ins>
            </w:sdtContent>
          </w:sdt>
        </w:p>
      </w:sdtContent>
    </w:sdt>
    <w:sdt>
      <w:sdtPr>
        <w:id w:val="1321287151"/>
        <w:tag w:val="goog_rdk_135"/>
      </w:sdtPr>
      <w:sdtContent>
        <w:p w:rsidR="00000000" w:rsidDel="00000000" w:rsidP="00000000" w:rsidRDefault="00000000" w:rsidRPr="00000000" w14:paraId="00000096">
          <w:pPr>
            <w:numPr>
              <w:ilvl w:val="0"/>
              <w:numId w:val="2"/>
            </w:numPr>
            <w:spacing w:after="0" w:before="240" w:line="360" w:lineRule="auto"/>
            <w:ind w:left="720" w:hanging="360"/>
            <w:jc w:val="left"/>
            <w:rPr>
              <w:ins w:author="Ayush Gupta" w:id="43" w:date="2025-12-22T09:33:00Z"/>
              <w:rFonts w:ascii="AdiHaus" w:cs="AdiHaus" w:eastAsia="AdiHaus" w:hAnsi="AdiHaus"/>
            </w:rPr>
          </w:pPr>
          <w:sdt>
            <w:sdtPr>
              <w:id w:val="1556713949"/>
              <w:tag w:val="goog_rdk_134"/>
            </w:sdtPr>
            <w:sdtContent>
              <w:ins w:author="Ayush Gupta" w:id="43" w:date="2025-12-22T09:33:00Z">
                <w:r w:rsidDel="00000000" w:rsidR="00000000" w:rsidRPr="00000000">
                  <w:rPr>
                    <w:rFonts w:ascii="AdiHaus" w:cs="AdiHaus" w:eastAsia="AdiHaus" w:hAnsi="AdiHaus"/>
                    <w:rtl w:val="0"/>
                  </w:rPr>
                  <w:t xml:space="preserve">Receipt of invoice JSON payloads via APIs / SFTP,</w:t>
                </w:r>
              </w:ins>
            </w:sdtContent>
          </w:sdt>
        </w:p>
      </w:sdtContent>
    </w:sdt>
    <w:sdt>
      <w:sdtPr>
        <w:id w:val="1208442775"/>
        <w:tag w:val="goog_rdk_137"/>
      </w:sdtPr>
      <w:sdtContent>
        <w:p w:rsidR="00000000" w:rsidDel="00000000" w:rsidP="00000000" w:rsidRDefault="00000000" w:rsidRPr="00000000" w14:paraId="00000097">
          <w:pPr>
            <w:numPr>
              <w:ilvl w:val="0"/>
              <w:numId w:val="2"/>
            </w:numPr>
            <w:spacing w:after="0" w:line="360" w:lineRule="auto"/>
            <w:ind w:left="720" w:hanging="360"/>
            <w:jc w:val="left"/>
            <w:rPr>
              <w:ins w:author="Ayush Gupta" w:id="43" w:date="2025-12-22T09:33:00Z"/>
              <w:rFonts w:ascii="AdiHaus" w:cs="AdiHaus" w:eastAsia="AdiHaus" w:hAnsi="AdiHaus"/>
            </w:rPr>
          </w:pPr>
          <w:sdt>
            <w:sdtPr>
              <w:id w:val="-1727754826"/>
              <w:tag w:val="goog_rdk_136"/>
            </w:sdtPr>
            <w:sdtContent>
              <w:ins w:author="Ayush Gupta" w:id="43" w:date="2025-12-22T09:33:00Z">
                <w:r w:rsidDel="00000000" w:rsidR="00000000" w:rsidRPr="00000000">
                  <w:rPr>
                    <w:rFonts w:ascii="AdiHaus" w:cs="AdiHaus" w:eastAsia="AdiHaus" w:hAnsi="AdiHaus"/>
                    <w:rtl w:val="0"/>
                  </w:rPr>
                  <w:t xml:space="preserve">Validation and enrichment (business rules, tax calculations),</w:t>
                </w:r>
              </w:ins>
            </w:sdtContent>
          </w:sdt>
        </w:p>
      </w:sdtContent>
    </w:sdt>
    <w:sdt>
      <w:sdtPr>
        <w:id w:val="-1749216841"/>
        <w:tag w:val="goog_rdk_139"/>
      </w:sdtPr>
      <w:sdtContent>
        <w:p w:rsidR="00000000" w:rsidDel="00000000" w:rsidP="00000000" w:rsidRDefault="00000000" w:rsidRPr="00000000" w14:paraId="00000098">
          <w:pPr>
            <w:numPr>
              <w:ilvl w:val="0"/>
              <w:numId w:val="2"/>
            </w:numPr>
            <w:spacing w:after="0" w:line="360" w:lineRule="auto"/>
            <w:ind w:left="720" w:hanging="360"/>
            <w:jc w:val="left"/>
            <w:rPr>
              <w:ins w:author="Ayush Gupta" w:id="43" w:date="2025-12-22T09:33:00Z"/>
              <w:rFonts w:ascii="AdiHaus" w:cs="AdiHaus" w:eastAsia="AdiHaus" w:hAnsi="AdiHaus"/>
            </w:rPr>
          </w:pPr>
          <w:sdt>
            <w:sdtPr>
              <w:id w:val="1791737588"/>
              <w:tag w:val="goog_rdk_138"/>
            </w:sdtPr>
            <w:sdtContent>
              <w:ins w:author="Ayush Gupta" w:id="43" w:date="2025-12-22T09:33:00Z">
                <w:r w:rsidDel="00000000" w:rsidR="00000000" w:rsidRPr="00000000">
                  <w:rPr>
                    <w:rFonts w:ascii="AdiHaus" w:cs="AdiHaus" w:eastAsia="AdiHaus" w:hAnsi="AdiHaus"/>
                    <w:rtl w:val="0"/>
                  </w:rPr>
                  <w:t xml:space="preserve">Secure transmission to statutory e-invoicing portals,</w:t>
                </w:r>
              </w:ins>
            </w:sdtContent>
          </w:sdt>
        </w:p>
      </w:sdtContent>
    </w:sdt>
    <w:sdt>
      <w:sdtPr>
        <w:id w:val="-2083392770"/>
        <w:tag w:val="goog_rdk_141"/>
      </w:sdtPr>
      <w:sdtContent>
        <w:p w:rsidR="00000000" w:rsidDel="00000000" w:rsidP="00000000" w:rsidRDefault="00000000" w:rsidRPr="00000000" w14:paraId="00000099">
          <w:pPr>
            <w:numPr>
              <w:ilvl w:val="0"/>
              <w:numId w:val="2"/>
            </w:numPr>
            <w:spacing w:after="240" w:line="360" w:lineRule="auto"/>
            <w:ind w:left="720" w:hanging="360"/>
            <w:jc w:val="left"/>
            <w:rPr>
              <w:ins w:author="Ayush Gupta" w:id="43" w:date="2025-12-22T09:33:00Z"/>
              <w:rFonts w:ascii="AdiHaus" w:cs="AdiHaus" w:eastAsia="AdiHaus" w:hAnsi="AdiHaus"/>
            </w:rPr>
          </w:pPr>
          <w:sdt>
            <w:sdtPr>
              <w:id w:val="-1431586266"/>
              <w:tag w:val="goog_rdk_140"/>
            </w:sdtPr>
            <w:sdtContent>
              <w:ins w:author="Ayush Gupta" w:id="43" w:date="2025-12-22T09:33:00Z">
                <w:r w:rsidDel="00000000" w:rsidR="00000000" w:rsidRPr="00000000">
                  <w:rPr>
                    <w:rFonts w:ascii="AdiHaus" w:cs="AdiHaus" w:eastAsia="AdiHaus" w:hAnsi="AdiHaus"/>
                    <w:rtl w:val="0"/>
                  </w:rPr>
                  <w:t xml:space="preserve">Storage of invoice metadata and response acknowledgments for audit and compliance,</w:t>
                </w:r>
              </w:ins>
            </w:sdtContent>
          </w:sdt>
        </w:p>
      </w:sdtContent>
    </w:sdt>
    <w:p w:rsidR="00000000" w:rsidDel="00000000" w:rsidP="00000000" w:rsidRDefault="00000000" w:rsidRPr="00000000" w14:paraId="0000009A">
      <w:pPr>
        <w:numPr>
          <w:ilvl w:val="0"/>
          <w:numId w:val="2"/>
        </w:numPr>
        <w:spacing w:after="240" w:before="240" w:line="360" w:lineRule="auto"/>
        <w:ind w:left="720" w:hanging="360"/>
        <w:jc w:val="left"/>
        <w:rPr>
          <w:rFonts w:ascii="AdiHaus" w:cs="AdiHaus" w:eastAsia="AdiHaus" w:hAnsi="AdiHaus"/>
        </w:rPr>
      </w:pPr>
      <w:sdt>
        <w:sdtPr>
          <w:id w:val="477072251"/>
          <w:tag w:val="goog_rdk_142"/>
        </w:sdtPr>
        <w:sdtContent>
          <w:ins w:author="Ayush Gupta" w:id="43" w:date="2025-12-22T09:33:00Z">
            <w:r w:rsidDel="00000000" w:rsidR="00000000" w:rsidRPr="00000000">
              <w:rPr>
                <w:rFonts w:ascii="AdiHaus" w:cs="AdiHaus" w:eastAsia="AdiHaus" w:hAnsi="AdiHaus"/>
                <w:rtl w:val="0"/>
              </w:rPr>
              <w:t xml:space="preserve">Providing dashboard access and reporting to Adidas authorized users.</w:t>
            </w:r>
          </w:ins>
        </w:sdtContent>
      </w:sdt>
      <w:r w:rsidDel="00000000" w:rsidR="00000000" w:rsidRPr="00000000">
        <w:rPr>
          <w:rtl w:val="0"/>
        </w:rPr>
      </w:r>
    </w:p>
    <w:p w:rsidR="00000000" w:rsidDel="00000000" w:rsidP="00000000" w:rsidRDefault="00000000" w:rsidRPr="00000000" w14:paraId="0000009B">
      <w:pPr>
        <w:spacing w:after="0" w:before="12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Purpose(s) of the data transfer and further processing</w:t>
      </w:r>
      <w:r w:rsidDel="00000000" w:rsidR="00000000" w:rsidRPr="00000000">
        <w:rPr>
          <w:rtl w:val="0"/>
        </w:rPr>
      </w:r>
    </w:p>
    <w:p w:rsidR="00000000" w:rsidDel="00000000" w:rsidP="00000000" w:rsidRDefault="00000000" w:rsidRPr="00000000" w14:paraId="0000009C">
      <w:pPr>
        <w:spacing w:after="0" w:lineRule="auto"/>
        <w:ind w:firstLine="360"/>
        <w:rPr>
          <w:rFonts w:ascii="Quattrocento Sans" w:cs="Quattrocento Sans" w:eastAsia="Quattrocento Sans" w:hAnsi="Quattrocento Sans"/>
        </w:rPr>
      </w:pPr>
      <w:r w:rsidDel="00000000" w:rsidR="00000000" w:rsidRPr="00000000">
        <w:rPr>
          <w:rtl w:val="0"/>
        </w:rPr>
      </w:r>
    </w:p>
    <w:sdt>
      <w:sdtPr>
        <w:id w:val="51053269"/>
        <w:tag w:val="goog_rdk_144"/>
      </w:sdtPr>
      <w:sdtContent>
        <w:p w:rsidR="00000000" w:rsidDel="00000000" w:rsidP="00000000" w:rsidRDefault="00000000" w:rsidRPr="00000000" w14:paraId="0000009D">
          <w:pPr>
            <w:spacing w:after="0" w:lineRule="auto"/>
            <w:ind w:firstLine="360"/>
            <w:rPr>
              <w:ins w:author="Ayush Gupta" w:id="44" w:date="2025-12-22T09:33:00Z"/>
              <w:rFonts w:ascii="AdiHaus" w:cs="AdiHaus" w:eastAsia="AdiHaus" w:hAnsi="AdiHaus"/>
            </w:rPr>
          </w:pPr>
          <w:r w:rsidDel="00000000" w:rsidR="00000000" w:rsidRPr="00000000">
            <w:rPr>
              <w:rFonts w:ascii="Quattrocento Sans" w:cs="Quattrocento Sans" w:eastAsia="Quattrocento Sans" w:hAnsi="Quattrocento Sans"/>
              <w:highlight w:val="yellow"/>
              <w:rtl w:val="0"/>
            </w:rPr>
            <w:t xml:space="preserve">…</w:t>
          </w:r>
          <w:sdt>
            <w:sdtPr>
              <w:id w:val="-718828485"/>
              <w:tag w:val="goog_rdk_143"/>
            </w:sdtPr>
            <w:sdtContent>
              <w:ins w:author="Ayush Gupta" w:id="44" w:date="2025-12-22T09:33:00Z">
                <w:r w:rsidDel="00000000" w:rsidR="00000000" w:rsidRPr="00000000">
                  <w:rPr>
                    <w:rFonts w:ascii="AdiHaus" w:cs="AdiHaus" w:eastAsia="AdiHaus" w:hAnsi="AdiHaus"/>
                    <w:rtl w:val="0"/>
                  </w:rPr>
                  <w:t xml:space="preserve">To enable </w:t>
                </w:r>
                <w:r w:rsidDel="00000000" w:rsidR="00000000" w:rsidRPr="00000000">
                  <w:rPr>
                    <w:rFonts w:ascii="AdiHaus" w:cs="AdiHaus" w:eastAsia="AdiHaus" w:hAnsi="AdiHaus"/>
                    <w:b w:val="1"/>
                    <w:bCs w:val="1"/>
                    <w:rtl w:val="0"/>
                  </w:rPr>
                  <w:t xml:space="preserve">electronic invoicing, statutory submission, and digital archiving</w:t>
                </w:r>
                <w:r w:rsidDel="00000000" w:rsidR="00000000" w:rsidRPr="00000000">
                  <w:rPr>
                    <w:rFonts w:ascii="AdiHaus" w:cs="AdiHaus" w:eastAsia="AdiHaus" w:hAnsi="AdiHaus"/>
                    <w:rtl w:val="0"/>
                  </w:rPr>
                  <w:t xml:space="preserve"> in compliance with Belgium and EU VAT regulations on behalf of Adidas, including:</w:t>
                </w:r>
              </w:ins>
            </w:sdtContent>
          </w:sdt>
        </w:p>
      </w:sdtContent>
    </w:sdt>
    <w:sdt>
      <w:sdtPr>
        <w:id w:val="831214937"/>
        <w:tag w:val="goog_rdk_146"/>
      </w:sdtPr>
      <w:sdtContent>
        <w:p w:rsidR="00000000" w:rsidDel="00000000" w:rsidP="00000000" w:rsidRDefault="00000000" w:rsidRPr="00000000" w14:paraId="0000009E">
          <w:pPr>
            <w:numPr>
              <w:ilvl w:val="0"/>
              <w:numId w:val="1"/>
            </w:numPr>
            <w:spacing w:after="0" w:before="240" w:line="360" w:lineRule="auto"/>
            <w:ind w:left="720" w:hanging="360"/>
            <w:jc w:val="left"/>
            <w:rPr>
              <w:ins w:author="Ayush Gupta" w:id="44" w:date="2025-12-22T09:33:00Z"/>
              <w:rFonts w:ascii="AdiHaus" w:cs="AdiHaus" w:eastAsia="AdiHaus" w:hAnsi="AdiHaus"/>
            </w:rPr>
          </w:pPr>
          <w:sdt>
            <w:sdtPr>
              <w:id w:val="1737174183"/>
              <w:tag w:val="goog_rdk_145"/>
            </w:sdtPr>
            <w:sdtContent>
              <w:ins w:author="Ayush Gupta" w:id="44" w:date="2025-12-22T09:33:00Z">
                <w:r w:rsidDel="00000000" w:rsidR="00000000" w:rsidRPr="00000000">
                  <w:rPr>
                    <w:rFonts w:ascii="AdiHaus" w:cs="AdiHaus" w:eastAsia="AdiHaus" w:hAnsi="AdiHaus"/>
                    <w:rtl w:val="0"/>
                  </w:rPr>
                  <w:t xml:space="preserve">Validation and generation of structured invoice data,</w:t>
                </w:r>
              </w:ins>
            </w:sdtContent>
          </w:sdt>
        </w:p>
      </w:sdtContent>
    </w:sdt>
    <w:sdt>
      <w:sdtPr>
        <w:id w:val="1540202492"/>
        <w:tag w:val="goog_rdk_148"/>
      </w:sdtPr>
      <w:sdtContent>
        <w:p w:rsidR="00000000" w:rsidDel="00000000" w:rsidP="00000000" w:rsidRDefault="00000000" w:rsidRPr="00000000" w14:paraId="0000009F">
          <w:pPr>
            <w:numPr>
              <w:ilvl w:val="0"/>
              <w:numId w:val="1"/>
            </w:numPr>
            <w:spacing w:after="0" w:line="360" w:lineRule="auto"/>
            <w:ind w:left="720" w:hanging="360"/>
            <w:jc w:val="left"/>
            <w:rPr>
              <w:ins w:author="Ayush Gupta" w:id="44" w:date="2025-12-22T09:33:00Z"/>
              <w:rFonts w:ascii="AdiHaus" w:cs="AdiHaus" w:eastAsia="AdiHaus" w:hAnsi="AdiHaus"/>
            </w:rPr>
          </w:pPr>
          <w:sdt>
            <w:sdtPr>
              <w:id w:val="-1969859687"/>
              <w:tag w:val="goog_rdk_147"/>
            </w:sdtPr>
            <w:sdtContent>
              <w:ins w:author="Ayush Gupta" w:id="44" w:date="2025-12-22T09:33:00Z">
                <w:r w:rsidDel="00000000" w:rsidR="00000000" w:rsidRPr="00000000">
                  <w:rPr>
                    <w:rFonts w:ascii="AdiHaus" w:cs="AdiHaus" w:eastAsia="AdiHaus" w:hAnsi="AdiHaus"/>
                    <w:rtl w:val="0"/>
                  </w:rPr>
                  <w:t xml:space="preserve">Secure exchange with government / e-invoicing portals,</w:t>
                </w:r>
              </w:ins>
            </w:sdtContent>
          </w:sdt>
        </w:p>
      </w:sdtContent>
    </w:sdt>
    <w:sdt>
      <w:sdtPr>
        <w:id w:val="1315771863"/>
        <w:tag w:val="goog_rdk_150"/>
      </w:sdtPr>
      <w:sdtContent>
        <w:p w:rsidR="00000000" w:rsidDel="00000000" w:rsidP="00000000" w:rsidRDefault="00000000" w:rsidRPr="00000000" w14:paraId="000000A0">
          <w:pPr>
            <w:numPr>
              <w:ilvl w:val="0"/>
              <w:numId w:val="1"/>
            </w:numPr>
            <w:spacing w:after="0" w:line="360" w:lineRule="auto"/>
            <w:ind w:left="720" w:hanging="360"/>
            <w:jc w:val="left"/>
            <w:rPr>
              <w:ins w:author="Ayush Gupta" w:id="44" w:date="2025-12-22T09:33:00Z"/>
              <w:rFonts w:ascii="AdiHaus" w:cs="AdiHaus" w:eastAsia="AdiHaus" w:hAnsi="AdiHaus"/>
            </w:rPr>
          </w:pPr>
          <w:sdt>
            <w:sdtPr>
              <w:id w:val="1177146395"/>
              <w:tag w:val="goog_rdk_149"/>
            </w:sdtPr>
            <w:sdtContent>
              <w:ins w:author="Ayush Gupta" w:id="44" w:date="2025-12-22T09:33:00Z">
                <w:r w:rsidDel="00000000" w:rsidR="00000000" w:rsidRPr="00000000">
                  <w:rPr>
                    <w:rFonts w:ascii="AdiHaus" w:cs="AdiHaus" w:eastAsia="AdiHaus" w:hAnsi="AdiHaus"/>
                    <w:rtl w:val="0"/>
                  </w:rPr>
                  <w:t xml:space="preserve">Maintenance of legally required invoice archives and audit logs,</w:t>
                </w:r>
              </w:ins>
            </w:sdtContent>
          </w:sdt>
        </w:p>
      </w:sdtContent>
    </w:sdt>
    <w:sdt>
      <w:sdtPr>
        <w:id w:val="218444349"/>
        <w:tag w:val="goog_rdk_152"/>
      </w:sdtPr>
      <w:sdtContent>
        <w:p w:rsidR="00000000" w:rsidDel="00000000" w:rsidP="00000000" w:rsidRDefault="00000000" w:rsidRPr="00000000" w14:paraId="000000A1">
          <w:pPr>
            <w:numPr>
              <w:ilvl w:val="0"/>
              <w:numId w:val="1"/>
            </w:numPr>
            <w:spacing w:after="240" w:line="360" w:lineRule="auto"/>
            <w:ind w:left="720" w:hanging="360"/>
            <w:jc w:val="left"/>
            <w:rPr>
              <w:ins w:author="Ayush Gupta" w:id="44" w:date="2025-12-22T09:33:00Z"/>
              <w:rFonts w:ascii="AdiHaus" w:cs="AdiHaus" w:eastAsia="AdiHaus" w:hAnsi="AdiHaus"/>
            </w:rPr>
          </w:pPr>
          <w:sdt>
            <w:sdtPr>
              <w:id w:val="-182916911"/>
              <w:tag w:val="goog_rdk_151"/>
            </w:sdtPr>
            <w:sdtContent>
              <w:ins w:author="Ayush Gupta" w:id="44" w:date="2025-12-22T09:33:00Z">
                <w:r w:rsidDel="00000000" w:rsidR="00000000" w:rsidRPr="00000000">
                  <w:rPr>
                    <w:rFonts w:ascii="AdiHaus" w:cs="AdiHaus" w:eastAsia="AdiHaus" w:hAnsi="AdiHaus"/>
                    <w:rtl w:val="0"/>
                  </w:rPr>
                  <w:t xml:space="preserve">Providing access for reconciliation, compliance, and reporting activities</w:t>
                </w:r>
              </w:ins>
            </w:sdtContent>
          </w:sdt>
        </w:p>
      </w:sdtContent>
    </w:sdt>
    <w:p w:rsidR="00000000" w:rsidDel="00000000" w:rsidP="00000000" w:rsidRDefault="00000000" w:rsidRPr="00000000" w14:paraId="000000A2">
      <w:pPr>
        <w:spacing w:after="0" w:lineRule="auto"/>
        <w:ind w:firstLine="360"/>
        <w:rPr>
          <w:rFonts w:ascii="Quattrocento Sans" w:cs="Quattrocento Sans" w:eastAsia="Quattrocento Sans" w:hAnsi="Quattrocento Sans"/>
          <w:highlight w:val="yellow"/>
        </w:rPr>
      </w:pPr>
      <w:r w:rsidDel="00000000" w:rsidR="00000000" w:rsidRPr="00000000">
        <w:rPr>
          <w:rtl w:val="0"/>
        </w:rPr>
      </w:r>
    </w:p>
    <w:p w:rsidR="00000000" w:rsidDel="00000000" w:rsidP="00000000" w:rsidRDefault="00000000" w:rsidRPr="00000000" w14:paraId="000000A3">
      <w:pPr>
        <w:spacing w:after="0" w:before="120" w:lineRule="auto"/>
        <w:ind w:left="0"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i w:val="1"/>
          <w:iCs w:val="1"/>
          <w:rtl w:val="0"/>
        </w:rPr>
        <w:t xml:space="preserve">The period for which the personal data will be retained, or, if that is not possible, the criteria used to determine that period</w:t>
      </w:r>
      <w:r w:rsidDel="00000000" w:rsidR="00000000" w:rsidRPr="00000000">
        <w:rPr>
          <w:rtl w:val="0"/>
        </w:rPr>
      </w:r>
    </w:p>
    <w:p w:rsidR="00000000" w:rsidDel="00000000" w:rsidP="00000000" w:rsidRDefault="00000000" w:rsidRPr="00000000" w14:paraId="000000A4">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highlight w:val="yellow"/>
          <w:rtl w:val="0"/>
        </w:rPr>
        <w:t xml:space="preserve">…</w:t>
      </w:r>
      <w:r w:rsidDel="00000000" w:rsidR="00000000" w:rsidRPr="00000000">
        <w:rPr>
          <w:rFonts w:ascii="Quattrocento Sans" w:cs="Quattrocento Sans" w:eastAsia="Quattrocento Sans" w:hAnsi="Quattrocento Sans"/>
          <w:rtl w:val="0"/>
        </w:rPr>
        <w:t xml:space="preserve"> </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0A5">
      <w:pPr>
        <w:spacing w:after="0" w:before="120" w:lineRule="auto"/>
        <w:ind w:firstLine="360"/>
        <w:rPr>
          <w:rFonts w:ascii="Quattrocento Sans" w:cs="Quattrocento Sans" w:eastAsia="Quattrocento Sans" w:hAnsi="Quattrocento Sans"/>
          <w:b w:val="1"/>
          <w:bCs w:val="1"/>
        </w:rPr>
      </w:pPr>
      <w:sdt>
        <w:sdtPr>
          <w:id w:val="2137256927"/>
          <w:tag w:val="goog_rdk_153"/>
        </w:sdtPr>
        <w:sdtContent>
          <w:commentRangeStart w:id="60"/>
        </w:sdtContent>
      </w:sdt>
      <w:sdt>
        <w:sdtPr>
          <w:id w:val="-1111246481"/>
          <w:tag w:val="goog_rdk_154"/>
        </w:sdtPr>
        <w:sdtContent>
          <w:commentRangeStart w:id="61"/>
        </w:sdtContent>
      </w:sdt>
      <w:r w:rsidDel="00000000" w:rsidR="00000000" w:rsidRPr="00000000">
        <w:rPr>
          <w:rFonts w:ascii="Quattrocento Sans" w:cs="Quattrocento Sans" w:eastAsia="Quattrocento Sans" w:hAnsi="Quattrocento Sans"/>
          <w:b w:val="1"/>
          <w:bCs w:val="1"/>
          <w:i w:val="1"/>
          <w:iCs w:val="1"/>
          <w:rtl w:val="0"/>
        </w:rPr>
        <w:t xml:space="preserve">For transfers to (sub-) processors, also specify subject matter, nature and duration of the processing</w:t>
      </w:r>
      <w:r w:rsidDel="00000000" w:rsidR="00000000" w:rsidRPr="00000000">
        <w:rPr>
          <w:rtl w:val="0"/>
        </w:rPr>
      </w:r>
    </w:p>
    <w:p w:rsidR="00000000" w:rsidDel="00000000" w:rsidP="00000000" w:rsidRDefault="00000000" w:rsidRPr="00000000" w14:paraId="000000A6">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highlight w:val="yellow"/>
          <w:rtl w:val="0"/>
        </w:rPr>
        <w:t xml:space="preserve">…</w:t>
      </w:r>
      <w:r w:rsidDel="00000000" w:rsidR="00000000" w:rsidRPr="00000000">
        <w:rPr>
          <w:rFonts w:ascii="Quattrocento Sans" w:cs="Quattrocento Sans" w:eastAsia="Quattrocento Sans" w:hAnsi="Quattrocento Sans"/>
          <w:rtl w:val="0"/>
        </w:rPr>
        <w:t xml:space="preserve"> </w:t>
      </w:r>
      <w:sdt>
        <w:sdtPr>
          <w:id w:val="-730578967"/>
          <w:tag w:val="goog_rdk_155"/>
        </w:sdtPr>
        <w:sdtContent>
          <w:ins w:author="Ayush Gupta" w:id="45" w:date="2025-12-22T09:34:00Z">
            <w:commentRangeEnd w:id="60"/>
            <w:r w:rsidDel="00000000" w:rsidR="00000000" w:rsidRPr="00000000">
              <w:commentReference w:id="60"/>
            </w:r>
            <w:commentRangeEnd w:id="61"/>
            <w:r w:rsidDel="00000000" w:rsidR="00000000" w:rsidRPr="00000000">
              <w:commentReference w:id="61"/>
            </w:r>
            <w:r w:rsidDel="00000000" w:rsidR="00000000" w:rsidRPr="00000000">
              <w:rPr>
                <w:rFonts w:ascii="Quattrocento Sans" w:cs="Quattrocento Sans" w:eastAsia="Quattrocento Sans" w:hAnsi="Quattrocento Sans"/>
                <w:rtl w:val="0"/>
              </w:rPr>
              <w:t xml:space="preserve">please refer annex iii, and all data will be processed for the performance of the contract only, upon termination it will be ceased from all applicable places.</w:t>
            </w:r>
          </w:ins>
        </w:sdtContent>
      </w:sdt>
      <w:r w:rsidDel="00000000" w:rsidR="00000000" w:rsidRPr="00000000">
        <w:rPr>
          <w:rtl w:val="0"/>
        </w:rPr>
      </w:r>
    </w:p>
    <w:p w:rsidR="00000000" w:rsidDel="00000000" w:rsidP="00000000" w:rsidRDefault="00000000" w:rsidRPr="00000000" w14:paraId="000000A7">
      <w:pPr>
        <w:spacing w:before="240" w:lineRule="auto"/>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   COMPETENT SUPERVISORY AUTHORITY</w:t>
      </w:r>
    </w:p>
    <w:p w:rsidR="00000000" w:rsidDel="00000000" w:rsidP="00000000" w:rsidRDefault="00000000" w:rsidRPr="00000000" w14:paraId="000000A8">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A9">
      <w:pPr>
        <w:spacing w:after="0" w:before="120" w:lineRule="auto"/>
        <w:ind w:firstLine="360"/>
        <w:rPr>
          <w:rFonts w:ascii="Quattrocento Sans" w:cs="Quattrocento Sans" w:eastAsia="Quattrocento Sans" w:hAnsi="Quattrocento Sans"/>
        </w:rPr>
      </w:pPr>
      <w:bookmarkStart w:colFirst="0" w:colLast="0" w:name="_heading=h.c6upyuw1kc22" w:id="20"/>
      <w:bookmarkEnd w:id="20"/>
      <w:r w:rsidDel="00000000" w:rsidR="00000000" w:rsidRPr="00000000">
        <w:rPr>
          <w:rFonts w:ascii="Quattrocento Sans" w:cs="Quattrocento Sans" w:eastAsia="Quattrocento Sans" w:hAnsi="Quattrocento Sans"/>
          <w:rtl w:val="0"/>
        </w:rPr>
        <w:t xml:space="preserve">EU:</w:t>
      </w:r>
    </w:p>
    <w:p w:rsidR="00000000" w:rsidDel="00000000" w:rsidP="00000000" w:rsidRDefault="00000000" w:rsidRPr="00000000" w14:paraId="000000AA">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Link to all EU competent supervisory authorities:</w:t>
      </w:r>
    </w:p>
    <w:p w:rsidR="00000000" w:rsidDel="00000000" w:rsidP="00000000" w:rsidRDefault="00000000" w:rsidRPr="00000000" w14:paraId="000000AB">
      <w:pPr>
        <w:spacing w:after="0"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https://edpb.europa.eu/about-edpb/about-edpb/members_en#member-de</w:t>
      </w:r>
    </w:p>
    <w:p w:rsidR="00000000" w:rsidDel="00000000" w:rsidP="00000000" w:rsidRDefault="00000000" w:rsidRPr="00000000" w14:paraId="000000AC">
      <w:pPr>
        <w:spacing w:after="0" w:lineRule="auto"/>
        <w:ind w:left="0" w:firstLine="0"/>
        <w:jc w:val="cente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D">
      <w:pPr>
        <w:spacing w:after="0" w:lineRule="auto"/>
        <w:ind w:firstLine="360"/>
        <w:jc w:val="left"/>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E">
      <w:pPr>
        <w:spacing w:after="0" w:lineRule="auto"/>
        <w:ind w:firstLine="360"/>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Switzerland: </w:t>
      </w:r>
    </w:p>
    <w:p w:rsidR="00000000" w:rsidDel="00000000" w:rsidP="00000000" w:rsidRDefault="00000000" w:rsidRPr="00000000" w14:paraId="000000AF">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Federal Data Protection and Information Commissioner</w:t>
      </w:r>
    </w:p>
    <w:p w:rsidR="00000000" w:rsidDel="00000000" w:rsidP="00000000" w:rsidRDefault="00000000" w:rsidRPr="00000000" w14:paraId="000000B0">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(Eidgenoessischer Datenschutz- und Oeffentlichkeitsbeauftragter)</w:t>
      </w:r>
    </w:p>
    <w:p w:rsidR="00000000" w:rsidDel="00000000" w:rsidP="00000000" w:rsidRDefault="00000000" w:rsidRPr="00000000" w14:paraId="000000B1">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Feldeggweg 1</w:t>
      </w:r>
    </w:p>
    <w:p w:rsidR="00000000" w:rsidDel="00000000" w:rsidP="00000000" w:rsidRDefault="00000000" w:rsidRPr="00000000" w14:paraId="000000B2">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 - 3003 Bern</w:t>
      </w:r>
    </w:p>
    <w:p w:rsidR="00000000" w:rsidDel="00000000" w:rsidP="00000000" w:rsidRDefault="00000000" w:rsidRPr="00000000" w14:paraId="000000B3">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Telephone: 0041 (0)58 462 43 95 </w:t>
      </w:r>
    </w:p>
    <w:p w:rsidR="00000000" w:rsidDel="00000000" w:rsidP="00000000" w:rsidRDefault="00000000" w:rsidRPr="00000000" w14:paraId="000000B4">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Fax: +41 (0)58 465 99 96 </w:t>
      </w:r>
    </w:p>
    <w:p w:rsidR="00000000" w:rsidDel="00000000" w:rsidP="00000000" w:rsidRDefault="00000000" w:rsidRPr="00000000" w14:paraId="000000B5">
      <w:pPr>
        <w:ind w:firstLine="36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6">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United Kingdom:</w:t>
      </w:r>
    </w:p>
    <w:p w:rsidR="00000000" w:rsidDel="00000000" w:rsidP="00000000" w:rsidRDefault="00000000" w:rsidRPr="00000000" w14:paraId="000000B7">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Information Commissioner’s Office</w:t>
      </w:r>
    </w:p>
    <w:p w:rsidR="00000000" w:rsidDel="00000000" w:rsidP="00000000" w:rsidRDefault="00000000" w:rsidRPr="00000000" w14:paraId="000000B8">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Wycliffe House</w:t>
      </w:r>
    </w:p>
    <w:p w:rsidR="00000000" w:rsidDel="00000000" w:rsidP="00000000" w:rsidRDefault="00000000" w:rsidRPr="00000000" w14:paraId="000000B9">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Water Lane</w:t>
      </w:r>
    </w:p>
    <w:p w:rsidR="00000000" w:rsidDel="00000000" w:rsidP="00000000" w:rsidRDefault="00000000" w:rsidRPr="00000000" w14:paraId="000000BA">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Wilmslow</w:t>
      </w:r>
    </w:p>
    <w:p w:rsidR="00000000" w:rsidDel="00000000" w:rsidP="00000000" w:rsidRDefault="00000000" w:rsidRPr="00000000" w14:paraId="000000BB">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Cheshire</w:t>
      </w:r>
    </w:p>
    <w:p w:rsidR="00000000" w:rsidDel="00000000" w:rsidP="00000000" w:rsidRDefault="00000000" w:rsidRPr="00000000" w14:paraId="000000BC">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SK9 5AF</w:t>
      </w:r>
    </w:p>
    <w:p w:rsidR="00000000" w:rsidDel="00000000" w:rsidP="00000000" w:rsidRDefault="00000000" w:rsidRPr="00000000" w14:paraId="000000BD">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England</w:t>
      </w:r>
    </w:p>
    <w:p w:rsidR="00000000" w:rsidDel="00000000" w:rsidP="00000000" w:rsidRDefault="00000000" w:rsidRPr="00000000" w14:paraId="000000BE">
      <w:pPr>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Telephone: 0044 (0) 303 123 1113</w:t>
      </w:r>
    </w:p>
    <w:p w:rsidR="00000000" w:rsidDel="00000000" w:rsidP="00000000" w:rsidRDefault="00000000" w:rsidRPr="00000000" w14:paraId="000000BF">
      <w:pPr>
        <w:ind w:firstLine="36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Fax: 01625 524510 </w:t>
      </w:r>
      <w:r w:rsidDel="00000000" w:rsidR="00000000" w:rsidRPr="00000000">
        <w:br w:type="page"/>
      </w:r>
      <w:r w:rsidDel="00000000" w:rsidR="00000000" w:rsidRPr="00000000">
        <w:rPr>
          <w:rtl w:val="0"/>
        </w:rPr>
      </w:r>
    </w:p>
    <w:p w:rsidR="00000000" w:rsidDel="00000000" w:rsidP="00000000" w:rsidRDefault="00000000" w:rsidRPr="00000000" w14:paraId="000000C0">
      <w:pPr>
        <w:shd w:fill="ffffff" w:val="clear"/>
        <w:spacing w:before="240" w:lineRule="auto"/>
        <w:ind w:firstLine="36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II</w:t>
      </w:r>
    </w:p>
    <w:p w:rsidR="00000000" w:rsidDel="00000000" w:rsidP="00000000" w:rsidRDefault="00000000" w:rsidRPr="00000000" w14:paraId="000000C1">
      <w:pPr>
        <w:shd w:fill="ffffff" w:val="clear"/>
        <w:spacing w:before="240" w:lineRule="auto"/>
        <w:ind w:left="0" w:firstLine="0"/>
        <w:jc w:val="center"/>
        <w:rPr>
          <w:rFonts w:ascii="Quattrocento Sans" w:cs="Quattrocento Sans" w:eastAsia="Quattrocento Sans" w:hAnsi="Quattrocento Sans"/>
          <w:b w:val="1"/>
          <w:bCs w:val="1"/>
        </w:rPr>
      </w:pPr>
      <w:bookmarkStart w:colFirst="0" w:colLast="0" w:name="_heading=h.b0zuziuo0ysc" w:id="21"/>
      <w:bookmarkEnd w:id="21"/>
      <w:r w:rsidDel="00000000" w:rsidR="00000000" w:rsidRPr="00000000">
        <w:rPr>
          <w:rFonts w:ascii="Quattrocento Sans" w:cs="Quattrocento Sans" w:eastAsia="Quattrocento Sans" w:hAnsi="Quattrocento Sans"/>
          <w:b w:val="1"/>
          <w:bCs w:val="1"/>
          <w:rtl w:val="0"/>
        </w:rPr>
        <w:t xml:space="preserve">DESCRIPTION OF TECHNICAL AND ORGANIZATIONAL SECURITY MEASURES </w:t>
      </w:r>
    </w:p>
    <w:p w:rsidR="00000000" w:rsidDel="00000000" w:rsidP="00000000" w:rsidRDefault="00000000" w:rsidRPr="00000000" w14:paraId="000000C2">
      <w:pPr>
        <w:shd w:fill="ffffff" w:val="clear"/>
        <w:spacing w:before="120" w:lineRule="auto"/>
        <w:ind w:left="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Annex II describes the technical and organizational security measures implemented by the Vendor (aka data importer) (including any relevant certifications) in accordance with the Agreement, the DPA, and applicable Data Protection Laws to ensure an appropriate level of security, taking into account the nature, scope, context and purpose of the processing, and the risks for the rights and freedoms of natural persons.</w:t>
      </w:r>
    </w:p>
    <w:p w:rsidR="00000000" w:rsidDel="00000000" w:rsidP="00000000" w:rsidRDefault="00000000" w:rsidRPr="00000000" w14:paraId="000000C3">
      <w:pPr>
        <w:shd w:fill="ffffff" w:val="clear"/>
        <w:spacing w:before="120"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4">
      <w:pPr>
        <w:keepNext w:val="1"/>
        <w:numPr>
          <w:ilvl w:val="0"/>
          <w:numId w:val="4"/>
        </w:numPr>
        <w:pBdr>
          <w:top w:space="0" w:sz="0" w:val="nil"/>
          <w:left w:space="0" w:sz="0" w:val="nil"/>
          <w:bottom w:space="0" w:sz="0" w:val="nil"/>
          <w:right w:space="0" w:sz="0" w:val="nil"/>
          <w:between w:space="0" w:sz="0" w:val="nil"/>
        </w:pBdr>
        <w:spacing w:before="120" w:lineRule="auto"/>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SECURITY GOVERNANCE</w:t>
      </w:r>
    </w:p>
    <w:p w:rsidR="00000000" w:rsidDel="00000000" w:rsidP="00000000" w:rsidRDefault="00000000" w:rsidRPr="00000000" w14:paraId="000000C5">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maintains internal organizational and governance procedures to appropriately manage information throughout its lifecycle.  Vendor regularly tests, assesses, and evaluates the effectiveness of its data security standards and controls.</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runs a robust Cybersecurity Awareness Program; and</w:t>
      </w: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maintains a process for conducting personal information protection impact assessments; and</w:t>
      </w:r>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runs a Risk Management Framework including external Pen Testing.</w:t>
      </w:r>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conducts training of staff with access to personal data on regular basis, including training on the requirements of applicable data protection law, the risks and danger in connection with personal data processing and the security requirements implemented.</w:t>
      </w:r>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appointed one or more security officers in charge of coordinating and controlling the security measures.</w:t>
      </w:r>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conducts continuing review of its security programs and procedures are to ensure that they are in compliance with applicable laws. </w:t>
      </w:r>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tracking, and investigation of information security incidents, including personal data breaches.</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720"/>
        </w:tabs>
        <w:spacing w:after="0" w:lineRule="auto"/>
        <w:ind w:left="1440" w:firstLine="0"/>
        <w:jc w:val="left"/>
        <w:rPr>
          <w:rFonts w:ascii="Quattrocento Sans" w:cs="Quattrocento Sans" w:eastAsia="Quattrocento Sans" w:hAnsi="Quattrocento Sans"/>
          <w:color w:val="00b050"/>
        </w:rPr>
      </w:pPr>
      <w:r w:rsidDel="00000000" w:rsidR="00000000" w:rsidRPr="00000000">
        <w:rPr>
          <w:rtl w:val="0"/>
        </w:rPr>
      </w:r>
    </w:p>
    <w:p w:rsidR="00000000" w:rsidDel="00000000" w:rsidP="00000000" w:rsidRDefault="00000000" w:rsidRPr="00000000" w14:paraId="000000CE">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PHYSICAL ACCESS CONTROL</w:t>
      </w:r>
    </w:p>
    <w:p w:rsidR="00000000" w:rsidDel="00000000" w:rsidP="00000000" w:rsidRDefault="00000000" w:rsidRPr="00000000" w14:paraId="000000CF">
      <w:pPr>
        <w:spacing w:before="120" w:lineRule="auto"/>
        <w:ind w:firstLine="360"/>
        <w:rPr>
          <w:rFonts w:ascii="Quattrocento Sans" w:cs="Quattrocento Sans" w:eastAsia="Quattrocento Sans" w:hAnsi="Quattrocento Sans"/>
          <w:b w:val="1"/>
          <w:bCs w:val="1"/>
          <w:u w:val="single"/>
        </w:rPr>
      </w:pPr>
      <w:r w:rsidDel="00000000" w:rsidR="00000000" w:rsidRPr="00000000">
        <w:rPr>
          <w:rFonts w:ascii="Quattrocento Sans" w:cs="Quattrocento Sans" w:eastAsia="Quattrocento Sans" w:hAnsi="Quattrocento Sans"/>
          <w:rtl w:val="0"/>
        </w:rPr>
        <w:t xml:space="preserve">Vendor uses a variety of measures appropriate to the function of the location to prevent unauthorized access to the physical premises where personal data is processed.  Those measures include:</w:t>
      </w:r>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and alerting mechanisms;</w:t>
      </w:r>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Surveillance systems including alarms and, as appropriate, CCTV monitoring;</w:t>
      </w:r>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Receptionists and visitor policies;</w:t>
      </w:r>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authorizations for employees and third parties are established and documented;</w:t>
      </w:r>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Locking of server racks and secured equipment rooms within data centers; and</w:t>
      </w:r>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to the data processing facilities where personal data is hosted is monitored, logged, and tracked.</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720"/>
        </w:tabs>
        <w:spacing w:after="0" w:lineRule="auto"/>
        <w:ind w:left="1080" w:firstLine="0"/>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VIRTUAL ACCESS CONTROL</w:t>
      </w:r>
    </w:p>
    <w:p w:rsidR="00000000" w:rsidDel="00000000" w:rsidP="00000000" w:rsidRDefault="00000000" w:rsidRPr="00000000" w14:paraId="000000D8">
      <w:pPr>
        <w:spacing w:before="120" w:lineRule="auto"/>
        <w:ind w:firstLine="360"/>
        <w:rPr>
          <w:rFonts w:ascii="Quattrocento Sans" w:cs="Quattrocento Sans" w:eastAsia="Quattrocento Sans" w:hAnsi="Quattrocento Sans"/>
          <w:b w:val="1"/>
          <w:bCs w:val="1"/>
          <w:u w:val="single"/>
        </w:rPr>
      </w:pPr>
      <w:r w:rsidDel="00000000" w:rsidR="00000000" w:rsidRPr="00000000">
        <w:rPr>
          <w:rFonts w:ascii="Quattrocento Sans" w:cs="Quattrocento Sans" w:eastAsia="Quattrocento Sans" w:hAnsi="Quattrocento Sans"/>
          <w:rtl w:val="0"/>
        </w:rPr>
        <w:t xml:space="preserve">Vendor implements appropriate measures to prevent its systems from being used by unauthorized persons. This is accomplished by:</w:t>
      </w:r>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Individual, identifiable, and role-based user account assignment (following least privilege principles) and password protected access and authorization procedures;</w:t>
      </w:r>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Centralized and standardized password management and password policies (minimum length/characters, change of passwords);</w:t>
      </w: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User accounts are disabled after excessive failed log-on attempts; </w:t>
      </w:r>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Automatic log-off in case of inactivity; and</w:t>
      </w:r>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Anti-virus management; and</w:t>
      </w:r>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MFA (Multi Factor Authentication); and</w:t>
      </w:r>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Procedures in place to immediately remove access upon termination or departure.</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ACCESS CONTROL</w:t>
      </w:r>
    </w:p>
    <w:p w:rsidR="00000000" w:rsidDel="00000000" w:rsidP="00000000" w:rsidRDefault="00000000" w:rsidRPr="00000000" w14:paraId="000000E2">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Individuals that are granted use of Vendor systems are only able to access the data that are required to be accessed by them within the scope of their responsibilities and to the extent covered by their respective access permission (authorization) and such data cannot be read, copied, modified, or removed without specific authorization. This is accomplished by:</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Authentication at operating system level;</w:t>
      </w:r>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Separate authentication at application level;</w:t>
      </w:r>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Authentication against centrally-managed authentication system;</w:t>
      </w:r>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Change control procedures that govern the handling of changes (application or OS) within the environment;</w:t>
      </w:r>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Remote access has appropriate authorization and authentication;</w:t>
      </w: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Logging of system and network activities to produce an audit-trail in the event of system misuse; and</w:t>
      </w:r>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Implementation of appropriate protection measures for stored data and data in transit commensurate to risk, including encryption, pseudonymization, and password controls; and</w:t>
      </w:r>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Controls in place to ensure data minimization, data quality, limited data retention, portability and erasure.</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DISCLOSURE CONTROL</w:t>
      </w:r>
    </w:p>
    <w:p w:rsidR="00000000" w:rsidDel="00000000" w:rsidP="00000000" w:rsidRDefault="00000000" w:rsidRPr="00000000" w14:paraId="000000ED">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prevent data from being read, copied, altered, or deleted by unauthorized persons during electronic transmission and during the transport of data storage media. Vendor also implements appropriate measures to verify to which entities’ data are transferred. This is accomplished by:</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Data transfer protocols including encryption for data carrier/media;</w:t>
      </w:r>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Profile set-up data transfer via secure file transfer methods (including printers);</w:t>
      </w:r>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Encrypted VPN; and</w:t>
      </w:r>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No physical transfers of backup media; and</w:t>
      </w:r>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In the case that vendor is made aware of a data disclosure, immediate action is taken for remediation and notification.</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DATA ENTRY CONTROL</w:t>
      </w:r>
    </w:p>
    <w:p w:rsidR="00000000" w:rsidDel="00000000" w:rsidP="00000000" w:rsidRDefault="00000000" w:rsidRPr="00000000" w14:paraId="000000F5">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monitor whether data have been entered, changed, or removed (deleted), and by whom. This is accomplished by:</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Documentation of administration activities (user account setup, change management, access, and authorization procedures);</w:t>
      </w:r>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Archiving of password-reset and access requests;</w:t>
      </w:r>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System log-files enabled by default; and</w:t>
      </w:r>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Storage of audit logs for audit trail analysis.</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INSTRUCTIONAL CONTROL</w:t>
      </w:r>
    </w:p>
    <w:p w:rsidR="00000000" w:rsidDel="00000000" w:rsidP="00000000" w:rsidRDefault="00000000" w:rsidRPr="00000000" w14:paraId="000000FC">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ensure that data may only be processed in accordance with the instructions of Hillenbrand. Those measures include:</w:t>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Binding policies and procedures on Vendor’s employees; and</w:t>
      </w: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Where Subprocessors are engaged in the processing of data, including appropriate contractual provisions to the agreements with Subprocessors to maintain instructional control rights.</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AVAILABILITY CONTROL</w:t>
      </w:r>
    </w:p>
    <w:p w:rsidR="00000000" w:rsidDel="00000000" w:rsidP="00000000" w:rsidRDefault="00000000" w:rsidRPr="00000000" w14:paraId="00000101">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maintains appropriate levels of redundancy and fault tolerance for accidental destruction or loss of data, including:</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Extensive and comprehensive backup and recovery management systems;</w:t>
      </w:r>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Documented disaster recovery and business continuity plans and systems;</w:t>
      </w:r>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Storage and archive policies;</w:t>
      </w:r>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Anti-virus, anti-spam, firewall, and IDS/IPS systems and management, including policies;</w:t>
      </w:r>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Data centers are appropriately equipped according to risk, including physically separated back up data centers, uninterruptible power supplies (including backup generators), fail redundant hardware and network systems, and alarm and security systems (smoke, fire, water); </w:t>
      </w:r>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Appropriate redundant technology on data storage systems; and</w:t>
      </w:r>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All critical systems have backup and redundancy built into the environment; and</w:t>
      </w:r>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Systems providing real-time or near real-time warning of, attempts to access system resources in an unauthorized manner.</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720"/>
        </w:tabs>
        <w:spacing w:after="0" w:lineRule="auto"/>
        <w:ind w:left="1080" w:hanging="72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SEPARATION CONTROL </w:t>
      </w:r>
    </w:p>
    <w:p w:rsidR="00000000" w:rsidDel="00000000" w:rsidP="00000000" w:rsidRDefault="00000000" w:rsidRPr="00000000" w14:paraId="0000010C">
      <w:pPr>
        <w:spacing w:before="120" w:lineRule="auto"/>
        <w:ind w:firstLine="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Vendor implements appropriate measures to ensure that data that are intended for different purposes are processed separately. This is accomplished by:</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Access request and authorization processes provide logical data separation; </w:t>
      </w: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Separation of functions (production /testing); and</w:t>
      </w:r>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Segregation of duties and authorizations between users, administrators, and system developer.</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720"/>
        </w:tabs>
        <w:spacing w:after="0" w:lineRule="auto"/>
        <w:ind w:left="1080" w:firstLine="0"/>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1">
      <w:pPr>
        <w:keepNext w:val="1"/>
        <w:numPr>
          <w:ilvl w:val="0"/>
          <w:numId w:val="4"/>
        </w:numPr>
        <w:pBdr>
          <w:top w:space="0" w:sz="0" w:val="nil"/>
          <w:left w:space="0" w:sz="0" w:val="nil"/>
          <w:bottom w:space="0" w:sz="0" w:val="nil"/>
          <w:right w:space="0" w:sz="0" w:val="nil"/>
          <w:between w:space="0" w:sz="0" w:val="nil"/>
        </w:pBdr>
        <w:ind w:left="360" w:hanging="360"/>
        <w:jc w:val="left"/>
        <w:rPr>
          <w:rFonts w:ascii="Quattrocento Sans" w:cs="Quattrocento Sans" w:eastAsia="Quattrocento Sans" w:hAnsi="Quattrocento Sans"/>
          <w:b w:val="1"/>
          <w:bCs w:val="1"/>
          <w:smallCaps w:val="1"/>
          <w:color w:val="000000"/>
        </w:rPr>
      </w:pPr>
      <w:r w:rsidDel="00000000" w:rsidR="00000000" w:rsidRPr="00000000">
        <w:rPr>
          <w:rFonts w:ascii="Quattrocento Sans" w:cs="Quattrocento Sans" w:eastAsia="Quattrocento Sans" w:hAnsi="Quattrocento Sans"/>
          <w:b w:val="1"/>
          <w:bCs w:val="1"/>
          <w:smallCaps w:val="1"/>
          <w:color w:val="000000"/>
          <w:rtl w:val="0"/>
        </w:rPr>
        <w:t xml:space="preserve">ASSET MANAGEMENT CONTROL</w:t>
      </w:r>
    </w:p>
    <w:p w:rsidR="00000000" w:rsidDel="00000000" w:rsidP="00000000" w:rsidRDefault="00000000" w:rsidRPr="00000000" w14:paraId="00000112">
      <w:pPr>
        <w:tabs>
          <w:tab w:val="left" w:leader="none" w:pos="720"/>
        </w:tabs>
        <w:spacing w:before="120" w:lineRule="auto"/>
        <w:ind w:firstLine="360"/>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ab/>
        <w:t xml:space="preserve">Vendor maintains an adequate asset inventory of Hardware and Software Assets and ensures regular updates and patching as recommended and required by vendors and security standards in order to reduce the risk of unauthorized devices/software, disclosure, damage, or loss of data. </w:t>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tabs>
          <w:tab w:val="left" w:leader="none" w:pos="720"/>
        </w:tabs>
        <w:spacing w:after="0" w:before="12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ensures hardened OS images and removal of default credentials; and</w:t>
      </w:r>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Have a tool to maintain up-to-date list of authorized software and hardware that are required in the organization; and</w:t>
      </w:r>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Have in place a process from onboarding to retirement of an asset; and</w:t>
      </w:r>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tabs>
          <w:tab w:val="left" w:leader="none" w:pos="720"/>
        </w:tabs>
        <w:spacing w:after="0" w:lineRule="auto"/>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a vulnerability management process and vulnerability management tools to continuously scan their environment; and</w:t>
      </w:r>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tabs>
          <w:tab w:val="left" w:leader="none" w:pos="720"/>
        </w:tabs>
        <w:ind w:left="1080" w:hanging="360"/>
        <w:jc w:val="left"/>
        <w:rPr>
          <w:color w:val="000000"/>
        </w:rPr>
      </w:pPr>
      <w:r w:rsidDel="00000000" w:rsidR="00000000" w:rsidRPr="00000000">
        <w:rPr>
          <w:rFonts w:ascii="Quattrocento Sans" w:cs="Quattrocento Sans" w:eastAsia="Quattrocento Sans" w:hAnsi="Quattrocento Sans"/>
          <w:color w:val="000000"/>
          <w:rtl w:val="0"/>
        </w:rPr>
        <w:t xml:space="preserve">Vendor has process in place for the secure disposal of assets.</w:t>
      </w:r>
      <w:r w:rsidDel="00000000" w:rsidR="00000000" w:rsidRPr="00000000">
        <w:rPr>
          <w:rtl w:val="0"/>
        </w:rPr>
      </w:r>
    </w:p>
    <w:p w:rsidR="00000000" w:rsidDel="00000000" w:rsidP="00000000" w:rsidRDefault="00000000" w:rsidRPr="00000000" w14:paraId="00000118">
      <w:pPr>
        <w:shd w:fill="ffffff" w:val="clear"/>
        <w:spacing w:before="240" w:lineRule="auto"/>
        <w:ind w:left="0" w:firstLine="0"/>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ANNEX III</w:t>
      </w:r>
    </w:p>
    <w:p w:rsidR="00000000" w:rsidDel="00000000" w:rsidP="00000000" w:rsidRDefault="00000000" w:rsidRPr="00000000" w14:paraId="00000119">
      <w:pPr>
        <w:tabs>
          <w:tab w:val="left" w:leader="none" w:pos="720"/>
        </w:tabs>
        <w:spacing w:before="120" w:lineRule="auto"/>
        <w:ind w:firstLine="360"/>
        <w:jc w:val="center"/>
        <w:rPr>
          <w:rFonts w:ascii="Quattrocento Sans" w:cs="Quattrocento Sans" w:eastAsia="Quattrocento Sans" w:hAnsi="Quattrocento Sans"/>
          <w:b w:val="1"/>
          <w:bCs w:val="1"/>
        </w:rPr>
      </w:pPr>
      <w:sdt>
        <w:sdtPr>
          <w:id w:val="1652433553"/>
          <w:tag w:val="goog_rdk_156"/>
        </w:sdtPr>
        <w:sdtContent>
          <w:commentRangeStart w:id="62"/>
        </w:sdtContent>
      </w:sdt>
      <w:sdt>
        <w:sdtPr>
          <w:id w:val="1575165186"/>
          <w:tag w:val="goog_rdk_157"/>
        </w:sdtPr>
        <w:sdtContent>
          <w:commentRangeStart w:id="63"/>
        </w:sdtContent>
      </w:sdt>
      <w:r w:rsidDel="00000000" w:rsidR="00000000" w:rsidRPr="00000000">
        <w:rPr>
          <w:rFonts w:ascii="Quattrocento Sans" w:cs="Quattrocento Sans" w:eastAsia="Quattrocento Sans" w:hAnsi="Quattrocento Sans"/>
          <w:b w:val="1"/>
          <w:bCs w:val="1"/>
          <w:rtl w:val="0"/>
        </w:rPr>
        <w:t xml:space="preserve">LIST OF SUBPROCESSORS</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11A">
      <w:pPr>
        <w:tabs>
          <w:tab w:val="left" w:leader="none" w:pos="720"/>
        </w:tabs>
        <w:spacing w:before="120" w:lineRule="auto"/>
        <w:ind w:firstLine="360"/>
        <w:jc w:val="center"/>
        <w:rPr>
          <w:rFonts w:ascii="Quattrocento Sans" w:cs="Quattrocento Sans" w:eastAsia="Quattrocento Sans" w:hAnsi="Quattrocento Sans"/>
          <w:b w:val="1"/>
          <w:bCs w:val="1"/>
        </w:rPr>
      </w:pPr>
      <w:r w:rsidDel="00000000" w:rsidR="00000000" w:rsidRPr="00000000">
        <w:rPr>
          <w:rtl w:val="0"/>
        </w:rPr>
      </w:r>
    </w:p>
    <w:sdt>
      <w:sdtPr>
        <w:id w:val="-123057570"/>
        <w:tag w:val="goog_rdk_159"/>
      </w:sdtPr>
      <w:sdtContent>
        <w:p w:rsidR="00000000" w:rsidDel="00000000" w:rsidP="00000000" w:rsidRDefault="00000000" w:rsidRPr="00000000" w14:paraId="0000011B">
          <w:pPr>
            <w:tabs>
              <w:tab w:val="left" w:leader="none" w:pos="720"/>
            </w:tabs>
            <w:spacing w:before="120" w:lineRule="auto"/>
            <w:ind w:firstLine="360"/>
            <w:jc w:val="center"/>
            <w:rPr>
              <w:ins w:author="Akshansh Joshi" w:id="46" w:date="2025-12-03T13:19:00Z"/>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[Input by Vendor required]</w:t>
          </w:r>
          <w:sdt>
            <w:sdtPr>
              <w:id w:val="1531221498"/>
              <w:tag w:val="goog_rdk_158"/>
            </w:sdtPr>
            <w:sdtContent>
              <w:ins w:author="Akshansh Joshi" w:id="46" w:date="2025-12-03T13:19:00Z">
                <w:r w:rsidDel="00000000" w:rsidR="00000000" w:rsidRPr="00000000">
                  <w:rPr>
                    <w:rtl w:val="0"/>
                  </w:rPr>
                </w:r>
              </w:ins>
            </w:sdtContent>
          </w:sdt>
        </w:p>
      </w:sdtContent>
    </w:sdt>
    <w:sdt>
      <w:sdtPr>
        <w:id w:val="1141296510"/>
        <w:tag w:val="goog_rdk_161"/>
      </w:sdtPr>
      <w:sdtContent>
        <w:p w:rsidR="00000000" w:rsidDel="00000000" w:rsidP="00000000" w:rsidRDefault="00000000" w:rsidRPr="00000000" w14:paraId="0000011C">
          <w:pPr>
            <w:tabs>
              <w:tab w:val="left" w:leader="none" w:pos="720"/>
            </w:tabs>
            <w:spacing w:before="120" w:lineRule="auto"/>
            <w:ind w:firstLine="360"/>
            <w:jc w:val="center"/>
            <w:rPr>
              <w:ins w:author="Akshansh Joshi" w:id="46" w:date="2025-12-03T13:19:00Z"/>
              <w:rFonts w:ascii="Quattrocento Sans" w:cs="Quattrocento Sans" w:eastAsia="Quattrocento Sans" w:hAnsi="Quattrocento Sans"/>
              <w:i w:val="1"/>
              <w:iCs w:val="1"/>
            </w:rPr>
          </w:pPr>
          <w:sdt>
            <w:sdtPr>
              <w:id w:val="1915151905"/>
              <w:tag w:val="goog_rdk_160"/>
            </w:sdtPr>
            <w:sdtContent>
              <w:ins w:author="Akshansh Joshi" w:id="46" w:date="2025-12-03T13:19:00Z">
                <w:r w:rsidDel="00000000" w:rsidR="00000000" w:rsidRPr="00000000">
                  <w:rPr>
                    <w:rtl w:val="0"/>
                  </w:rPr>
                </w:r>
              </w:ins>
            </w:sdtContent>
          </w:sdt>
        </w:p>
      </w:sdtContent>
    </w:sdt>
    <w:p w:rsidR="00000000" w:rsidDel="00000000" w:rsidP="00000000" w:rsidRDefault="00000000" w:rsidRPr="00000000" w14:paraId="0000011D">
      <w:pPr>
        <w:tabs>
          <w:tab w:val="left" w:leader="none" w:pos="720"/>
        </w:tabs>
        <w:spacing w:before="120" w:lineRule="auto"/>
        <w:ind w:firstLine="360"/>
        <w:jc w:val="left"/>
        <w:rPr>
          <w:rFonts w:ascii="Quattrocento Sans" w:cs="Quattrocento Sans" w:eastAsia="Quattrocento Sans" w:hAnsi="Quattrocento Sans"/>
          <w:i w:val="1"/>
          <w:iCs w:val="1"/>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
        <w:gridCol w:w="2059"/>
        <w:gridCol w:w="1618"/>
        <w:gridCol w:w="1546"/>
        <w:gridCol w:w="1573"/>
        <w:tblGridChange w:id="0">
          <w:tblGrid>
            <w:gridCol w:w="2564"/>
            <w:gridCol w:w="2059"/>
            <w:gridCol w:w="1618"/>
            <w:gridCol w:w="1546"/>
            <w:gridCol w:w="1573"/>
          </w:tblGrid>
        </w:tblGridChange>
      </w:tblGrid>
      <w:sdt>
        <w:sdtPr>
          <w:id w:val="-1564499401"/>
          <w:tag w:val="goog_rdk_163"/>
        </w:sdtPr>
        <w:sdtContent>
          <w:tr>
            <w:trPr>
              <w:cantSplit w:val="0"/>
              <w:trHeight w:val="615" w:hRule="atLeast"/>
              <w:tblHeader w:val="0"/>
              <w:ins w:author="Akshansh Joshi" w:id="47" w:date="2025-12-03T13:19:00Z"/>
            </w:trPr>
            <w:tc>
              <w:tcPr>
                <w:tcBorders>
                  <w:top w:color="000000" w:space="0" w:sz="16" w:val="single"/>
                  <w:left w:color="000000" w:space="0" w:sz="16" w:val="single"/>
                  <w:bottom w:color="0000ff" w:space="0" w:sz="16" w:val="single"/>
                  <w:right w:color="000000" w:space="0" w:sz="16" w:val="single"/>
                </w:tcBorders>
                <w:tcMar>
                  <w:top w:w="40.0" w:type="dxa"/>
                  <w:left w:w="40.0" w:type="dxa"/>
                  <w:bottom w:w="40.0" w:type="dxa"/>
                  <w:right w:w="40.0" w:type="dxa"/>
                </w:tcMar>
                <w:vAlign w:val="center"/>
              </w:tcPr>
              <w:sdt>
                <w:sdtPr>
                  <w:id w:val="1416405590"/>
                  <w:tag w:val="goog_rdk_165"/>
                </w:sdtPr>
                <w:sdtContent>
                  <w:p w:rsidR="00000000" w:rsidDel="00000000" w:rsidP="00000000" w:rsidRDefault="00000000" w:rsidRPr="00000000" w14:paraId="0000011E">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437363457"/>
                        <w:tag w:val="goog_rdk_164"/>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Sub-Processors</w:t>
                          </w:r>
                        </w:ins>
                      </w:sdtContent>
                    </w:sdt>
                  </w:p>
                </w:sdtContent>
              </w:sdt>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sdt>
                <w:sdtPr>
                  <w:id w:val="-1452738375"/>
                  <w:tag w:val="goog_rdk_167"/>
                </w:sdtPr>
                <w:sdtContent>
                  <w:p w:rsidR="00000000" w:rsidDel="00000000" w:rsidP="00000000" w:rsidRDefault="00000000" w:rsidRPr="00000000" w14:paraId="0000011F">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981394722"/>
                        <w:tag w:val="goog_rdk_166"/>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Nature and Purpose of Processing</w:t>
                          </w:r>
                        </w:ins>
                      </w:sdtContent>
                    </w:sdt>
                  </w:p>
                </w:sdtContent>
              </w:sdt>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sdt>
                <w:sdtPr>
                  <w:id w:val="968181442"/>
                  <w:tag w:val="goog_rdk_169"/>
                </w:sdtPr>
                <w:sdtContent>
                  <w:p w:rsidR="00000000" w:rsidDel="00000000" w:rsidP="00000000" w:rsidRDefault="00000000" w:rsidRPr="00000000" w14:paraId="00000120">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25587336"/>
                        <w:tag w:val="goog_rdk_168"/>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Categories of Data</w:t>
                          </w:r>
                        </w:ins>
                      </w:sdtContent>
                    </w:sdt>
                  </w:p>
                </w:sdtContent>
              </w:sdt>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sdt>
                <w:sdtPr>
                  <w:id w:val="1309334900"/>
                  <w:tag w:val="goog_rdk_171"/>
                </w:sdtPr>
                <w:sdtContent>
                  <w:p w:rsidR="00000000" w:rsidDel="00000000" w:rsidP="00000000" w:rsidRDefault="00000000" w:rsidRPr="00000000" w14:paraId="00000121">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813737476"/>
                        <w:tag w:val="goog_rdk_170"/>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Location of Processing</w:t>
                          </w:r>
                        </w:ins>
                      </w:sdtContent>
                    </w:sdt>
                  </w:p>
                </w:sdtContent>
              </w:sdt>
            </w:tc>
            <w:tc>
              <w:tcPr>
                <w:tcBorders>
                  <w:top w:color="000000" w:space="0" w:sz="16" w:val="single"/>
                  <w:left w:color="cccccc" w:space="0" w:sz="5" w:val="single"/>
                  <w:bottom w:color="0000ff" w:space="0" w:sz="16" w:val="single"/>
                  <w:right w:color="000000" w:space="0" w:sz="16" w:val="single"/>
                </w:tcBorders>
                <w:tcMar>
                  <w:top w:w="40.0" w:type="dxa"/>
                  <w:left w:w="40.0" w:type="dxa"/>
                  <w:bottom w:w="40.0" w:type="dxa"/>
                  <w:right w:w="40.0" w:type="dxa"/>
                </w:tcMar>
                <w:vAlign w:val="center"/>
              </w:tcPr>
              <w:sdt>
                <w:sdtPr>
                  <w:id w:val="323555990"/>
                  <w:tag w:val="goog_rdk_173"/>
                </w:sdtPr>
                <w:sdtContent>
                  <w:p w:rsidR="00000000" w:rsidDel="00000000" w:rsidP="00000000" w:rsidRDefault="00000000" w:rsidRPr="00000000" w14:paraId="00000122">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174930696"/>
                        <w:tag w:val="goog_rdk_172"/>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Security Measures</w:t>
                          </w:r>
                        </w:ins>
                      </w:sdtContent>
                    </w:sdt>
                  </w:p>
                </w:sdtContent>
              </w:sdt>
            </w:tc>
          </w:tr>
        </w:sdtContent>
      </w:sdt>
      <w:sdt>
        <w:sdtPr>
          <w:id w:val="329349377"/>
          <w:tag w:val="goog_rdk_174"/>
        </w:sdtPr>
        <w:sdtContent>
          <w:tr>
            <w:trPr>
              <w:cantSplit w:val="0"/>
              <w:trHeight w:val="315" w:hRule="atLeast"/>
              <w:tblHeader w:val="0"/>
              <w:ins w:author="Akshansh Joshi" w:id="47" w:date="2025-12-03T13:19:00Z"/>
            </w:trPr>
            <w:tc>
              <w:tcPr>
                <w:gridSpan w:val="5"/>
                <w:tcBorders>
                  <w:top w:color="cccccc" w:space="0" w:sz="5" w:val="single"/>
                  <w:left w:color="0000ff" w:space="0" w:sz="16" w:val="single"/>
                  <w:bottom w:color="0000ff" w:space="0" w:sz="16" w:val="single"/>
                  <w:right w:color="0000ff" w:space="0" w:sz="16" w:val="single"/>
                </w:tcBorders>
                <w:tcMar>
                  <w:top w:w="40.0" w:type="dxa"/>
                  <w:left w:w="40.0" w:type="dxa"/>
                  <w:bottom w:w="40.0" w:type="dxa"/>
                  <w:right w:w="40.0" w:type="dxa"/>
                </w:tcMar>
                <w:vAlign w:val="bottom"/>
              </w:tcPr>
              <w:sdt>
                <w:sdtPr>
                  <w:id w:val="470863500"/>
                  <w:tag w:val="goog_rdk_176"/>
                </w:sdtPr>
                <w:sdtContent>
                  <w:p w:rsidR="00000000" w:rsidDel="00000000" w:rsidP="00000000" w:rsidRDefault="00000000" w:rsidRPr="00000000" w14:paraId="00000123">
                    <w:pPr>
                      <w:widowControl w:val="0"/>
                      <w:spacing w:after="0" w:line="276" w:lineRule="auto"/>
                      <w:ind w:left="0" w:firstLine="0"/>
                      <w:jc w:val="center"/>
                      <w:rPr>
                        <w:ins w:author="Akshansh Joshi" w:id="47" w:date="2025-12-03T13:19:00Z"/>
                        <w:rFonts w:ascii="Quattrocento Sans" w:cs="Quattrocento Sans" w:eastAsia="Quattrocento Sans" w:hAnsi="Quattrocento Sans"/>
                        <w:i w:val="1"/>
                        <w:iCs w:val="1"/>
                      </w:rPr>
                    </w:pPr>
                    <w:sdt>
                      <w:sdtPr>
                        <w:id w:val="-1701273558"/>
                        <w:tag w:val="goog_rdk_175"/>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Hosting and Infrastructure Service Provider</w:t>
                          </w:r>
                          <w:r w:rsidDel="00000000" w:rsidR="00000000" w:rsidRPr="00000000">
                            <w:rPr>
                              <w:rtl w:val="0"/>
                            </w:rPr>
                            <w:t xml:space="preserve">     </w:t>
                          </w:r>
                          <w:r w:rsidDel="00000000" w:rsidR="00000000" w:rsidRPr="00000000">
                            <w:rPr>
                              <w:rtl w:val="0"/>
                            </w:rPr>
                          </w:r>
                        </w:ins>
                      </w:sdtContent>
                    </w:sdt>
                  </w:p>
                </w:sdtContent>
              </w:sdt>
            </w:tc>
          </w:tr>
        </w:sdtContent>
      </w:sdt>
      <w:sdt>
        <w:sdtPr>
          <w:id w:val="672656479"/>
          <w:tag w:val="goog_rdk_185"/>
        </w:sdtPr>
        <w:sdtContent>
          <w:tr>
            <w:trPr>
              <w:cantSplit w:val="0"/>
              <w:trHeight w:val="1395" w:hRule="atLeast"/>
              <w:tblHeader w:val="0"/>
              <w:ins w:author="Akshansh Joshi" w:id="47" w:date="2025-12-03T13:19:00Z"/>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488672868"/>
                  <w:tag w:val="goog_rdk_187"/>
                </w:sdtPr>
                <w:sdtContent>
                  <w:p w:rsidR="00000000" w:rsidDel="00000000" w:rsidP="00000000" w:rsidRDefault="00000000" w:rsidRPr="00000000" w14:paraId="00000128">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778196627"/>
                        <w:tag w:val="goog_rdk_186"/>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Amazon Web Services</w:t>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555612244"/>
                  <w:tag w:val="goog_rdk_189"/>
                </w:sdtPr>
                <w:sdtContent>
                  <w:p w:rsidR="00000000" w:rsidDel="00000000" w:rsidP="00000000" w:rsidRDefault="00000000" w:rsidRPr="00000000" w14:paraId="00000129">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689102697"/>
                        <w:tag w:val="goog_rdk_188"/>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Serves as a Cloud service provider for the products listed in -</w:t>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color w:val="1155cc"/>
                              <w:u w:val="single"/>
                              <w:rtl w:val="0"/>
                            </w:rPr>
                            <w:t xml:space="preserve">https://www.cleartax.com/</w:t>
                          </w:r>
                          <w:r w:rsidDel="00000000" w:rsidR="00000000" w:rsidRPr="00000000">
                            <w:fldChar w:fldCharType="end"/>
                          </w:r>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620419037"/>
                  <w:tag w:val="goog_rdk_191"/>
                </w:sdtPr>
                <w:sdtContent>
                  <w:p w:rsidR="00000000" w:rsidDel="00000000" w:rsidP="00000000" w:rsidRDefault="00000000" w:rsidRPr="00000000" w14:paraId="0000012A">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753738054"/>
                        <w:tag w:val="goog_rdk_190"/>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Customer Data created and provided by the customer and stored in applicable cloud products.</w:t>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39700376"/>
                  <w:tag w:val="goog_rdk_196"/>
                </w:sdtPr>
                <w:sdtContent>
                  <w:p w:rsidR="00000000" w:rsidDel="00000000" w:rsidP="00000000" w:rsidRDefault="00000000" w:rsidRPr="00000000" w14:paraId="0000012B">
                    <w:pPr>
                      <w:widowControl w:val="0"/>
                      <w:spacing w:after="0" w:line="276" w:lineRule="auto"/>
                      <w:ind w:left="0" w:firstLine="0"/>
                      <w:jc w:val="left"/>
                      <w:rPr>
                        <w:ins w:author="Akshansh Joshi" w:id="47" w:date="2025-12-03T13:19:00Z"/>
                        <w:del w:author="Ayush Gupta" w:id="48" w:date="2025-12-22T09:27:00Z"/>
                        <w:rFonts w:ascii="Quattrocento Sans" w:cs="Quattrocento Sans" w:eastAsia="Quattrocento Sans" w:hAnsi="Quattrocento Sans"/>
                        <w:i w:val="1"/>
                        <w:iCs w:val="1"/>
                      </w:rPr>
                    </w:pPr>
                    <w:sdt>
                      <w:sdtPr>
                        <w:id w:val="-1570976988"/>
                        <w:tag w:val="goog_rdk_193"/>
                      </w:sdtPr>
                      <w:sdtContent>
                        <w:ins w:author="Ayush Gupta" w:id="48" w:date="2025-12-22T09:27:00Z">
                          <w:r w:rsidDel="00000000" w:rsidR="00000000" w:rsidRPr="00000000">
                            <w:rPr>
                              <w:rFonts w:ascii="Quattrocento Sans" w:cs="Quattrocento Sans" w:eastAsia="Quattrocento Sans" w:hAnsi="Quattrocento Sans"/>
                              <w:i w:val="1"/>
                              <w:iCs w:val="1"/>
                              <w:rtl w:val="0"/>
                            </w:rPr>
                            <w:t xml:space="preserve">Europe</w:t>
                          </w:r>
                        </w:ins>
                      </w:sdtContent>
                    </w:sdt>
                    <w:sdt>
                      <w:sdtPr>
                        <w:id w:val="-438392662"/>
                        <w:tag w:val="goog_rdk_194"/>
                      </w:sdtPr>
                      <w:sdtContent>
                        <w:ins w:author="Akshansh Joshi" w:id="47" w:date="2025-12-03T13:19:00Z">
                          <w:sdt>
                            <w:sdtPr>
                              <w:id w:val="1046469198"/>
                              <w:tag w:val="goog_rdk_195"/>
                            </w:sdtPr>
                            <w:sdtContent>
                              <w:del w:author="Ayush Gupta" w:id="48" w:date="2025-12-22T09:27:00Z">
                                <w:r w:rsidDel="00000000" w:rsidR="00000000" w:rsidRPr="00000000">
                                  <w:rPr>
                                    <w:rFonts w:ascii="Quattrocento Sans" w:cs="Quattrocento Sans" w:eastAsia="Quattrocento Sans" w:hAnsi="Quattrocento Sans"/>
                                    <w:i w:val="1"/>
                                    <w:iCs w:val="1"/>
                                    <w:rtl w:val="0"/>
                                  </w:rPr>
                                  <w:delText xml:space="preserve">In accordance with ClearTax’s Data Residency protocols for each region serviceable.</w:delText>
                                </w:r>
                              </w:del>
                            </w:sdtContent>
                          </w:sdt>
                        </w:ins>
                      </w:sdtContent>
                    </w:sdt>
                  </w:p>
                </w:sdtContent>
              </w:sdt>
              <w:sdt>
                <w:sdtPr>
                  <w:id w:val="-1199255404"/>
                  <w:tag w:val="goog_rdk_199"/>
                </w:sdtPr>
                <w:sdtContent>
                  <w:p w:rsidR="00000000" w:rsidDel="00000000" w:rsidP="00000000" w:rsidRDefault="00000000" w:rsidRPr="00000000" w14:paraId="0000012C">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185635214"/>
                        <w:tag w:val="goog_rdk_197"/>
                      </w:sdtPr>
                      <w:sdtContent>
                        <w:ins w:author="Akshansh Joshi" w:id="47" w:date="2025-12-03T13:19:00Z">
                          <w:sdt>
                            <w:sdtPr>
                              <w:id w:val="-2103207145"/>
                              <w:tag w:val="goog_rdk_198"/>
                            </w:sdtPr>
                            <w:sdtContent>
                              <w:del w:author="Ayush Gupta" w:id="48" w:date="2025-12-22T09:27:00Z">
                                <w:r w:rsidDel="00000000" w:rsidR="00000000" w:rsidRPr="00000000">
                                  <w:rPr>
                                    <w:rFonts w:ascii="Quattrocento Sans" w:cs="Quattrocento Sans" w:eastAsia="Quattrocento Sans" w:hAnsi="Quattrocento Sans"/>
                                    <w:i w:val="1"/>
                                    <w:iCs w:val="1"/>
                                    <w:rtl w:val="0"/>
                                  </w:rPr>
                                  <w:delText xml:space="preserve">*For Malaysia - Processing will be done in Singapore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516100934"/>
                  <w:tag w:val="goog_rdk_201"/>
                </w:sdtPr>
                <w:sdtContent>
                  <w:p w:rsidR="00000000" w:rsidDel="00000000" w:rsidP="00000000" w:rsidRDefault="00000000" w:rsidRPr="00000000" w14:paraId="0000012D">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889898056"/>
                        <w:tag w:val="goog_rdk_200"/>
                      </w:sdtPr>
                      <w:sdtContent>
                        <w:ins w:author="Akshansh Joshi" w:id="47" w:date="2025-12-03T13:19:00Z">
                          <w:r w:rsidDel="00000000" w:rsidR="00000000" w:rsidRPr="00000000">
                            <w:fldChar w:fldCharType="begin"/>
                          </w:r>
                          <w:r w:rsidDel="00000000" w:rsidR="00000000" w:rsidRPr="00000000">
                            <w:instrText xml:space="preserve">HYPERLINK "https://aws.amazon.com/compliance/programs/"</w:instrText>
                          </w:r>
                          <w:r w:rsidDel="00000000" w:rsidR="00000000" w:rsidRPr="00000000">
                            <w:fldChar w:fldCharType="separate"/>
                          </w:r>
                          <w:r w:rsidDel="00000000" w:rsidR="00000000" w:rsidRPr="00000000">
                            <w:rPr>
                              <w:color w:val="1155cc"/>
                              <w:u w:val="single"/>
                              <w:rtl w:val="0"/>
                            </w:rPr>
                            <w:t xml:space="preserve">AWS Compliance Programs</w:t>
                          </w:r>
                          <w:r w:rsidDel="00000000" w:rsidR="00000000" w:rsidRPr="00000000">
                            <w:fldChar w:fldCharType="end"/>
                          </w:r>
                          <w:r w:rsidDel="00000000" w:rsidR="00000000" w:rsidRPr="00000000">
                            <w:rPr>
                              <w:rtl w:val="0"/>
                            </w:rPr>
                          </w:r>
                        </w:ins>
                      </w:sdtContent>
                    </w:sdt>
                  </w:p>
                </w:sdtContent>
              </w:sdt>
            </w:tc>
          </w:tr>
        </w:sdtContent>
      </w:sdt>
      <w:sdt>
        <w:sdtPr>
          <w:id w:val="-1586949045"/>
          <w:tag w:val="goog_rdk_202"/>
        </w:sdtPr>
        <w:sdtContent>
          <w:tr>
            <w:trPr>
              <w:cantSplit w:val="0"/>
              <w:trHeight w:val="945" w:hRule="atLeast"/>
              <w:tblHeader w:val="0"/>
              <w:ins w:author="Akshansh Joshi" w:id="47" w:date="2025-12-03T13:19:00Z"/>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501308531"/>
                  <w:tag w:val="goog_rdk_204"/>
                </w:sdtPr>
                <w:sdtContent>
                  <w:p w:rsidR="00000000" w:rsidDel="00000000" w:rsidP="00000000" w:rsidRDefault="00000000" w:rsidRPr="00000000" w14:paraId="0000012E">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47143944"/>
                        <w:tag w:val="goog_rdk_203"/>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MongoDB Atlas</w:t>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295413189"/>
                  <w:tag w:val="goog_rdk_206"/>
                </w:sdtPr>
                <w:sdtContent>
                  <w:p w:rsidR="00000000" w:rsidDel="00000000" w:rsidP="00000000" w:rsidRDefault="00000000" w:rsidRPr="00000000" w14:paraId="0000012F">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770736667"/>
                        <w:tag w:val="goog_rdk_205"/>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Serves as Database Storage for applicable products listed in -</w:t>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color w:val="1155cc"/>
                              <w:u w:val="single"/>
                              <w:rtl w:val="0"/>
                            </w:rPr>
                            <w:t xml:space="preserve">https://www.cleartax.com/</w:t>
                          </w:r>
                          <w:r w:rsidDel="00000000" w:rsidR="00000000" w:rsidRPr="00000000">
                            <w:fldChar w:fldCharType="end"/>
                          </w:r>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038332044"/>
                  <w:tag w:val="goog_rdk_208"/>
                </w:sdtPr>
                <w:sdtContent>
                  <w:p w:rsidR="00000000" w:rsidDel="00000000" w:rsidP="00000000" w:rsidRDefault="00000000" w:rsidRPr="00000000" w14:paraId="00000130">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324498805"/>
                        <w:tag w:val="goog_rdk_207"/>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Customer Data created and provided by the customer and stored in applicable cloud products.</w:t>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540813621"/>
                  <w:tag w:val="goog_rdk_213"/>
                </w:sdtPr>
                <w:sdtContent>
                  <w:p w:rsidR="00000000" w:rsidDel="00000000" w:rsidP="00000000" w:rsidRDefault="00000000" w:rsidRPr="00000000" w14:paraId="00000131">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825215356"/>
                        <w:tag w:val="goog_rdk_210"/>
                      </w:sdtPr>
                      <w:sdtContent>
                        <w:ins w:author="Ayush Gupta" w:id="49" w:date="2025-12-22T09:27:00Z">
                          <w:r w:rsidDel="00000000" w:rsidR="00000000" w:rsidRPr="00000000">
                            <w:rPr>
                              <w:rFonts w:ascii="Quattrocento Sans" w:cs="Quattrocento Sans" w:eastAsia="Quattrocento Sans" w:hAnsi="Quattrocento Sans"/>
                              <w:i w:val="1"/>
                              <w:iCs w:val="1"/>
                              <w:rtl w:val="0"/>
                            </w:rPr>
                            <w:t xml:space="preserve">Europe</w:t>
                          </w:r>
                        </w:ins>
                      </w:sdtContent>
                    </w:sdt>
                    <w:sdt>
                      <w:sdtPr>
                        <w:id w:val="1984531642"/>
                        <w:tag w:val="goog_rdk_211"/>
                      </w:sdtPr>
                      <w:sdtContent>
                        <w:ins w:author="Akshansh Joshi" w:id="47" w:date="2025-12-03T13:19:00Z">
                          <w:sdt>
                            <w:sdtPr>
                              <w:id w:val="682759466"/>
                              <w:tag w:val="goog_rdk_212"/>
                            </w:sdtPr>
                            <w:sdtContent>
                              <w:del w:author="Ayush Gupta" w:id="49" w:date="2025-12-22T09:27:00Z">
                                <w:r w:rsidDel="00000000" w:rsidR="00000000" w:rsidRPr="00000000">
                                  <w:rPr>
                                    <w:rFonts w:ascii="Quattrocento Sans" w:cs="Quattrocento Sans" w:eastAsia="Quattrocento Sans" w:hAnsi="Quattrocento Sans"/>
                                    <w:i w:val="1"/>
                                    <w:iCs w:val="1"/>
                                    <w:rtl w:val="0"/>
                                  </w:rPr>
                                  <w:delText xml:space="preserve">In accordance with ClearTax’s Data Residency protocols for each region serviceable.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958649878"/>
                  <w:tag w:val="goog_rdk_215"/>
                </w:sdtPr>
                <w:sdtContent>
                  <w:p w:rsidR="00000000" w:rsidDel="00000000" w:rsidP="00000000" w:rsidRDefault="00000000" w:rsidRPr="00000000" w14:paraId="00000132">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2051218203"/>
                        <w:tag w:val="goog_rdk_214"/>
                      </w:sdtPr>
                      <w:sdtContent>
                        <w:ins w:author="Akshansh Joshi" w:id="47" w:date="2025-12-03T13:19:00Z">
                          <w:r w:rsidDel="00000000" w:rsidR="00000000" w:rsidRPr="00000000">
                            <w:fldChar w:fldCharType="begin"/>
                          </w:r>
                          <w:r w:rsidDel="00000000" w:rsidR="00000000" w:rsidRPr="00000000">
                            <w:instrText xml:space="preserve">HYPERLINK "https://www.mongodb.com/products/platform/trust"</w:instrText>
                          </w:r>
                          <w:r w:rsidDel="00000000" w:rsidR="00000000" w:rsidRPr="00000000">
                            <w:fldChar w:fldCharType="separate"/>
                          </w:r>
                          <w:r w:rsidDel="00000000" w:rsidR="00000000" w:rsidRPr="00000000">
                            <w:rPr>
                              <w:color w:val="1155cc"/>
                              <w:u w:val="single"/>
                              <w:rtl w:val="0"/>
                            </w:rPr>
                            <w:t xml:space="preserve">MongoDB trust center</w:t>
                          </w:r>
                          <w:r w:rsidDel="00000000" w:rsidR="00000000" w:rsidRPr="00000000">
                            <w:fldChar w:fldCharType="end"/>
                          </w:r>
                          <w:r w:rsidDel="00000000" w:rsidR="00000000" w:rsidRPr="00000000">
                            <w:rPr>
                              <w:rtl w:val="0"/>
                            </w:rPr>
                          </w:r>
                        </w:ins>
                      </w:sdtContent>
                    </w:sdt>
                  </w:p>
                </w:sdtContent>
              </w:sdt>
            </w:tc>
          </w:tr>
        </w:sdtContent>
      </w:sdt>
      <w:sdt>
        <w:sdtPr>
          <w:id w:val="-2011066537"/>
          <w:tag w:val="goog_rdk_216"/>
        </w:sdtPr>
        <w:sdtContent>
          <w:tr>
            <w:trPr>
              <w:cantSplit w:val="0"/>
              <w:trHeight w:val="960" w:hRule="atLeast"/>
              <w:tblHeader w:val="0"/>
              <w:ins w:author="Akshansh Joshi" w:id="47" w:date="2025-12-03T13:19:00Z"/>
            </w:trPr>
            <w:tc>
              <w:tcPr>
                <w:tcBorders>
                  <w:top w:color="cccccc" w:space="0" w:sz="5" w:val="single"/>
                  <w:left w:color="000000" w:space="0" w:sz="5" w:val="single"/>
                  <w:bottom w:color="0000ff" w:space="0" w:sz="16" w:val="single"/>
                  <w:right w:color="000000" w:space="0" w:sz="5" w:val="single"/>
                </w:tcBorders>
                <w:tcMar>
                  <w:top w:w="40.0" w:type="dxa"/>
                  <w:left w:w="40.0" w:type="dxa"/>
                  <w:bottom w:w="40.0" w:type="dxa"/>
                  <w:right w:w="40.0" w:type="dxa"/>
                </w:tcMar>
                <w:vAlign w:val="bottom"/>
              </w:tcPr>
              <w:sdt>
                <w:sdtPr>
                  <w:id w:val="-620944459"/>
                  <w:tag w:val="goog_rdk_220"/>
                </w:sdtPr>
                <w:sdtContent>
                  <w:p w:rsidR="00000000" w:rsidDel="00000000" w:rsidP="00000000" w:rsidRDefault="00000000" w:rsidRPr="00000000" w14:paraId="00000133">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708487108"/>
                        <w:tag w:val="goog_rdk_218"/>
                      </w:sdtPr>
                      <w:sdtContent>
                        <w:ins w:author="Akshansh Joshi" w:id="47" w:date="2025-12-03T13:19:00Z">
                          <w:sdt>
                            <w:sdtPr>
                              <w:id w:val="-1866937805"/>
                              <w:tag w:val="goog_rdk_219"/>
                            </w:sdtPr>
                            <w:sdtContent>
                              <w:del w:author="Ayush Gupta" w:id="50" w:date="2025-12-22T09:24:00Z">
                                <w:r w:rsidDel="00000000" w:rsidR="00000000" w:rsidRPr="00000000">
                                  <w:rPr>
                                    <w:rFonts w:ascii="Quattrocento Sans" w:cs="Quattrocento Sans" w:eastAsia="Quattrocento Sans" w:hAnsi="Quattrocento Sans"/>
                                    <w:i w:val="1"/>
                                    <w:iCs w:val="1"/>
                                    <w:rtl w:val="0"/>
                                  </w:rPr>
                                  <w:delText xml:space="preserve">S3NS Cloud</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728489026"/>
                  <w:tag w:val="goog_rdk_224"/>
                </w:sdtPr>
                <w:sdtContent>
                  <w:p w:rsidR="00000000" w:rsidDel="00000000" w:rsidP="00000000" w:rsidRDefault="00000000" w:rsidRPr="00000000" w14:paraId="00000134">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375144501"/>
                        <w:tag w:val="goog_rdk_222"/>
                      </w:sdtPr>
                      <w:sdtContent>
                        <w:ins w:author="Akshansh Joshi" w:id="47" w:date="2025-12-03T13:19:00Z">
                          <w:sdt>
                            <w:sdtPr>
                              <w:id w:val="-677117185"/>
                              <w:tag w:val="goog_rdk_223"/>
                            </w:sdtPr>
                            <w:sdtContent>
                              <w:del w:author="Ayush Gupta" w:id="51" w:date="2025-12-22T09:24:00Z">
                                <w:r w:rsidDel="00000000" w:rsidR="00000000" w:rsidRPr="00000000">
                                  <w:rPr>
                                    <w:rFonts w:ascii="Quattrocento Sans" w:cs="Quattrocento Sans" w:eastAsia="Quattrocento Sans" w:hAnsi="Quattrocento Sans"/>
                                    <w:i w:val="1"/>
                                    <w:iCs w:val="1"/>
                                    <w:rtl w:val="0"/>
                                  </w:rPr>
                                  <w:delText xml:space="preserve">Cloud Service Provider for products listed in -</w:delText>
                                </w:r>
                                <w:r w:rsidDel="00000000" w:rsidR="00000000" w:rsidRPr="00000000">
                                  <w:fldChar w:fldCharType="begin"/>
                                </w:r>
                                <w:r w:rsidDel="00000000" w:rsidR="00000000" w:rsidRPr="00000000">
                                  <w:delInstrText xml:space="preserve">HYPERLINK "https://www.cleartax.com/fr/en"</w:delInstrText>
                                </w:r>
                                <w:r w:rsidDel="00000000" w:rsidR="00000000" w:rsidRPr="00000000">
                                  <w:fldChar w:fldCharType="separate"/>
                                </w:r>
                                <w:r w:rsidDel="00000000" w:rsidR="00000000" w:rsidRPr="00000000">
                                  <w:rPr>
                                    <w:rtl w:val="0"/>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"https://www.cleartax.com/fr/en"</w:delInstrText>
                                </w:r>
                                <w:r w:rsidDel="00000000" w:rsidR="00000000" w:rsidRPr="00000000">
                                  <w:fldChar w:fldCharType="separate"/>
                                </w:r>
                                <w:r w:rsidDel="00000000" w:rsidR="00000000" w:rsidRPr="00000000">
                                  <w:rPr>
                                    <w:color w:val="1155cc"/>
                                    <w:u w:val="single"/>
                                    <w:rtl w:val="0"/>
                                  </w:rPr>
                                  <w:delText xml:space="preserve">https://www.cleartax.com/fr/en</w:delText>
                                </w:r>
                                <w:r w:rsidDel="00000000" w:rsidR="00000000" w:rsidRPr="00000000">
                                  <w:fldChar w:fldCharType="end"/>
                                </w:r>
                              </w:del>
                            </w:sdtContent>
                          </w:sdt>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1526785732"/>
                  <w:tag w:val="goog_rdk_228"/>
                </w:sdtPr>
                <w:sdtContent>
                  <w:p w:rsidR="00000000" w:rsidDel="00000000" w:rsidP="00000000" w:rsidRDefault="00000000" w:rsidRPr="00000000" w14:paraId="00000135">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340871223"/>
                        <w:tag w:val="goog_rdk_226"/>
                      </w:sdtPr>
                      <w:sdtContent>
                        <w:ins w:author="Akshansh Joshi" w:id="47" w:date="2025-12-03T13:19:00Z">
                          <w:sdt>
                            <w:sdtPr>
                              <w:id w:val="-83598734"/>
                              <w:tag w:val="goog_rdk_227"/>
                            </w:sdtPr>
                            <w:sdtContent>
                              <w:del w:author="Ayush Gupta" w:id="52" w:date="2025-12-22T09:24:00Z">
                                <w:r w:rsidDel="00000000" w:rsidR="00000000" w:rsidRPr="00000000">
                                  <w:rPr>
                                    <w:rFonts w:ascii="Quattrocento Sans" w:cs="Quattrocento Sans" w:eastAsia="Quattrocento Sans" w:hAnsi="Quattrocento Sans"/>
                                    <w:i w:val="1"/>
                                    <w:iCs w:val="1"/>
                                    <w:rtl w:val="0"/>
                                  </w:rPr>
                                  <w:delText xml:space="preserve">Customer Data created and provided by the customer and stored in applicable cloud products.</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783073430"/>
                  <w:tag w:val="goog_rdk_232"/>
                </w:sdtPr>
                <w:sdtContent>
                  <w:p w:rsidR="00000000" w:rsidDel="00000000" w:rsidP="00000000" w:rsidRDefault="00000000" w:rsidRPr="00000000" w14:paraId="00000136">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28515524"/>
                        <w:tag w:val="goog_rdk_230"/>
                      </w:sdtPr>
                      <w:sdtContent>
                        <w:ins w:author="Akshansh Joshi" w:id="47" w:date="2025-12-03T13:19:00Z">
                          <w:sdt>
                            <w:sdtPr>
                              <w:id w:val="-322526133"/>
                              <w:tag w:val="goog_rdk_231"/>
                            </w:sdtPr>
                            <w:sdtContent>
                              <w:del w:author="Ayush Gupta" w:id="53" w:date="2025-12-22T09:24:00Z">
                                <w:r w:rsidDel="00000000" w:rsidR="00000000" w:rsidRPr="00000000">
                                  <w:rPr>
                                    <w:rFonts w:ascii="Quattrocento Sans" w:cs="Quattrocento Sans" w:eastAsia="Quattrocento Sans" w:hAnsi="Quattrocento Sans"/>
                                    <w:i w:val="1"/>
                                    <w:iCs w:val="1"/>
                                    <w:rtl w:val="0"/>
                                  </w:rPr>
                                  <w:delText xml:space="preserve">France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608934584"/>
                  <w:tag w:val="goog_rdk_236"/>
                </w:sdtPr>
                <w:sdtContent>
                  <w:p w:rsidR="00000000" w:rsidDel="00000000" w:rsidP="00000000" w:rsidRDefault="00000000" w:rsidRPr="00000000" w14:paraId="00000137">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844264039"/>
                        <w:tag w:val="goog_rdk_234"/>
                      </w:sdtPr>
                      <w:sdtContent>
                        <w:ins w:author="Akshansh Joshi" w:id="47" w:date="2025-12-03T13:19:00Z">
                          <w:sdt>
                            <w:sdtPr>
                              <w:id w:val="1143932286"/>
                              <w:tag w:val="goog_rdk_235"/>
                            </w:sdtPr>
                            <w:sdtContent>
                              <w:del w:author="Ayush Gupta" w:id="54" w:date="2025-12-22T09:24:00Z">
                                <w:r w:rsidDel="00000000" w:rsidR="00000000" w:rsidRPr="00000000">
                                  <w:fldChar w:fldCharType="begin"/>
                                </w:r>
                                <w:r w:rsidDel="00000000" w:rsidR="00000000" w:rsidRPr="00000000">
                                  <w:delInstrText xml:space="preserve">HYPERLINK "https://cyber.gouv.fr/secnumcloud-pour-les-fournisseurs-de-services-cloud"</w:delInstrText>
                                </w:r>
                                <w:r w:rsidDel="00000000" w:rsidR="00000000" w:rsidRPr="00000000">
                                  <w:fldChar w:fldCharType="separate"/>
                                </w:r>
                                <w:r w:rsidDel="00000000" w:rsidR="00000000" w:rsidRPr="00000000">
                                  <w:rPr>
                                    <w:color w:val="1155cc"/>
                                    <w:u w:val="single"/>
                                    <w:rtl w:val="0"/>
                                  </w:rPr>
                                  <w:delText xml:space="preserve">S3NS Compliance with SecNum</w:delText>
                                </w:r>
                                <w:r w:rsidDel="00000000" w:rsidR="00000000" w:rsidRPr="00000000">
                                  <w:fldChar w:fldCharType="end"/>
                                </w:r>
                              </w:del>
                            </w:sdtContent>
                          </w:sdt>
                          <w:r w:rsidDel="00000000" w:rsidR="00000000" w:rsidRPr="00000000">
                            <w:rPr>
                              <w:rtl w:val="0"/>
                            </w:rPr>
                          </w:r>
                        </w:ins>
                      </w:sdtContent>
                    </w:sdt>
                  </w:p>
                </w:sdtContent>
              </w:sdt>
            </w:tc>
          </w:tr>
        </w:sdtContent>
      </w:sdt>
      <w:sdt>
        <w:sdtPr>
          <w:id w:val="756876878"/>
          <w:tag w:val="goog_rdk_237"/>
        </w:sdtPr>
        <w:sdtContent>
          <w:tr>
            <w:trPr>
              <w:cantSplit w:val="0"/>
              <w:trHeight w:val="315" w:hRule="atLeast"/>
              <w:tblHeader w:val="0"/>
              <w:ins w:author="Akshansh Joshi" w:id="47" w:date="2025-12-03T13:19:00Z"/>
            </w:trPr>
            <w:tc>
              <w:tcPr>
                <w:gridSpan w:val="5"/>
                <w:tcBorders>
                  <w:top w:color="cccccc" w:space="0" w:sz="5" w:val="single"/>
                  <w:left w:color="0000ff" w:space="0" w:sz="16" w:val="single"/>
                  <w:bottom w:color="0000ff" w:space="0" w:sz="16" w:val="single"/>
                  <w:right w:color="0000ff" w:space="0" w:sz="16" w:val="single"/>
                </w:tcBorders>
                <w:tcMar>
                  <w:top w:w="40.0" w:type="dxa"/>
                  <w:left w:w="40.0" w:type="dxa"/>
                  <w:bottom w:w="40.0" w:type="dxa"/>
                  <w:right w:w="40.0" w:type="dxa"/>
                </w:tcMar>
                <w:vAlign w:val="bottom"/>
              </w:tcPr>
              <w:sdt>
                <w:sdtPr>
                  <w:id w:val="919816803"/>
                  <w:tag w:val="goog_rdk_239"/>
                </w:sdtPr>
                <w:sdtContent>
                  <w:p w:rsidR="00000000" w:rsidDel="00000000" w:rsidP="00000000" w:rsidRDefault="00000000" w:rsidRPr="00000000" w14:paraId="00000138">
                    <w:pPr>
                      <w:widowControl w:val="0"/>
                      <w:spacing w:after="0" w:line="276" w:lineRule="auto"/>
                      <w:ind w:left="0" w:firstLine="0"/>
                      <w:jc w:val="center"/>
                      <w:rPr>
                        <w:ins w:author="Akshansh Joshi" w:id="47" w:date="2025-12-03T13:19:00Z"/>
                        <w:rFonts w:ascii="Quattrocento Sans" w:cs="Quattrocento Sans" w:eastAsia="Quattrocento Sans" w:hAnsi="Quattrocento Sans"/>
                        <w:i w:val="1"/>
                        <w:iCs w:val="1"/>
                      </w:rPr>
                    </w:pPr>
                    <w:sdt>
                      <w:sdtPr>
                        <w:id w:val="-1561865258"/>
                        <w:tag w:val="goog_rdk_238"/>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CRM and Support Service Provider</w:t>
                          </w:r>
                        </w:ins>
                      </w:sdtContent>
                    </w:sdt>
                  </w:p>
                </w:sdtContent>
              </w:sdt>
            </w:tc>
          </w:tr>
        </w:sdtContent>
      </w:sdt>
      <w:sdt>
        <w:sdtPr>
          <w:id w:val="906799057"/>
          <w:tag w:val="goog_rdk_248"/>
        </w:sdtPr>
        <w:sdtContent>
          <w:tr>
            <w:trPr>
              <w:cantSplit w:val="0"/>
              <w:trHeight w:val="3150" w:hRule="atLeast"/>
              <w:tblHeader w:val="0"/>
              <w:ins w:author="Akshansh Joshi" w:id="47" w:date="2025-12-03T13:19:00Z"/>
            </w:trPr>
            <w:tc>
              <w:tcPr>
                <w:tcBorders>
                  <w:top w:color="cccccc" w:space="0" w:sz="5" w:val="single"/>
                  <w:left w:color="000000" w:space="0" w:sz="5" w:val="single"/>
                  <w:bottom w:color="0000ff" w:space="0" w:sz="16" w:val="single"/>
                  <w:right w:color="000000" w:space="0" w:sz="5" w:val="single"/>
                </w:tcBorders>
                <w:tcMar>
                  <w:top w:w="40.0" w:type="dxa"/>
                  <w:left w:w="40.0" w:type="dxa"/>
                  <w:bottom w:w="40.0" w:type="dxa"/>
                  <w:right w:w="40.0" w:type="dxa"/>
                </w:tcMar>
                <w:vAlign w:val="bottom"/>
              </w:tcPr>
              <w:sdt>
                <w:sdtPr>
                  <w:id w:val="1394543732"/>
                  <w:tag w:val="goog_rdk_250"/>
                </w:sdtPr>
                <w:sdtContent>
                  <w:p w:rsidR="00000000" w:rsidDel="00000000" w:rsidP="00000000" w:rsidRDefault="00000000" w:rsidRPr="00000000" w14:paraId="0000013D">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726867066"/>
                        <w:tag w:val="goog_rdk_249"/>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Salesforce</w:t>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534827243"/>
                  <w:tag w:val="goog_rdk_252"/>
                </w:sdtPr>
                <w:sdtContent>
                  <w:p w:rsidR="00000000" w:rsidDel="00000000" w:rsidP="00000000" w:rsidRDefault="00000000" w:rsidRPr="00000000" w14:paraId="0000013E">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273427799"/>
                        <w:tag w:val="goog_rdk_251"/>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Customer service and technical support for products listed in -</w:t>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color w:val="1155cc"/>
                              <w:u w:val="single"/>
                              <w:rtl w:val="0"/>
                            </w:rPr>
                            <w:t xml:space="preserve">https://www.cleartax.com/</w:t>
                          </w:r>
                          <w:r w:rsidDel="00000000" w:rsidR="00000000" w:rsidRPr="00000000">
                            <w:fldChar w:fldCharType="end"/>
                          </w:r>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1037541489"/>
                  <w:tag w:val="goog_rdk_254"/>
                </w:sdtPr>
                <w:sdtContent>
                  <w:p w:rsidR="00000000" w:rsidDel="00000000" w:rsidP="00000000" w:rsidRDefault="00000000" w:rsidRPr="00000000" w14:paraId="0000013F">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707040344"/>
                        <w:tag w:val="goog_rdk_253"/>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If you engage in support within the Salesforce portal, Salesforce receives basic info related to your case and subscription (e.g., name, email, phone number, company, country etc)</w:t>
                          </w:r>
                        </w:ins>
                      </w:sdtContent>
                    </w:sdt>
                  </w:p>
                </w:sdtContent>
              </w:sdt>
              <w:sdt>
                <w:sdtPr>
                  <w:id w:val="-518503144"/>
                  <w:tag w:val="goog_rdk_256"/>
                </w:sdtPr>
                <w:sdtContent>
                  <w:p w:rsidR="00000000" w:rsidDel="00000000" w:rsidP="00000000" w:rsidRDefault="00000000" w:rsidRPr="00000000" w14:paraId="00000140">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817170410"/>
                        <w:tag w:val="goog_rdk_255"/>
                      </w:sdtPr>
                      <w:sdtContent>
                        <w:ins w:author="Akshansh Joshi" w:id="47" w:date="2025-12-03T13:19:00Z">
                          <w:r w:rsidDel="00000000" w:rsidR="00000000" w:rsidRPr="00000000">
                            <w:rPr>
                              <w:rtl w:val="0"/>
                            </w:rPr>
                          </w:r>
                        </w:ins>
                      </w:sdtContent>
                    </w:sdt>
                  </w:p>
                </w:sdtContent>
              </w:sdt>
              <w:sdt>
                <w:sdtPr>
                  <w:id w:val="511639101"/>
                  <w:tag w:val="goog_rdk_258"/>
                </w:sdtPr>
                <w:sdtContent>
                  <w:p w:rsidR="00000000" w:rsidDel="00000000" w:rsidP="00000000" w:rsidRDefault="00000000" w:rsidRPr="00000000" w14:paraId="00000141">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842038002"/>
                        <w:tag w:val="goog_rdk_257"/>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If you include other personal data in your support tickets (e.g., Query related to financial data involved etc.), this information would also be processed by Salesforce.</w:t>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1578686460"/>
                  <w:tag w:val="goog_rdk_263"/>
                </w:sdtPr>
                <w:sdtContent>
                  <w:p w:rsidR="00000000" w:rsidDel="00000000" w:rsidP="00000000" w:rsidRDefault="00000000" w:rsidRPr="00000000" w14:paraId="00000142">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62933214"/>
                        <w:tag w:val="goog_rdk_260"/>
                      </w:sdtPr>
                      <w:sdtContent>
                        <w:ins w:author="Ayush Gupta" w:id="55" w:date="2025-12-22T09:23:00Z">
                          <w:r w:rsidDel="00000000" w:rsidR="00000000" w:rsidRPr="00000000">
                            <w:rPr>
                              <w:rFonts w:ascii="Quattrocento Sans" w:cs="Quattrocento Sans" w:eastAsia="Quattrocento Sans" w:hAnsi="Quattrocento Sans"/>
                              <w:i w:val="1"/>
                              <w:iCs w:val="1"/>
                              <w:rtl w:val="0"/>
                            </w:rPr>
                            <w:t xml:space="preserve">India</w:t>
                          </w:r>
                        </w:ins>
                      </w:sdtContent>
                    </w:sdt>
                    <w:sdt>
                      <w:sdtPr>
                        <w:id w:val="339708949"/>
                        <w:tag w:val="goog_rdk_261"/>
                      </w:sdtPr>
                      <w:sdtContent>
                        <w:ins w:author="Akshansh Joshi" w:id="47" w:date="2025-12-03T13:19:00Z">
                          <w:sdt>
                            <w:sdtPr>
                              <w:id w:val="1135440712"/>
                              <w:tag w:val="goog_rdk_262"/>
                            </w:sdtPr>
                            <w:sdtContent>
                              <w:del w:author="Ayush Gupta" w:id="55" w:date="2025-12-22T09:23:00Z">
                                <w:r w:rsidDel="00000000" w:rsidR="00000000" w:rsidRPr="00000000">
                                  <w:rPr>
                                    <w:rFonts w:ascii="Quattrocento Sans" w:cs="Quattrocento Sans" w:eastAsia="Quattrocento Sans" w:hAnsi="Quattrocento Sans"/>
                                    <w:i w:val="1"/>
                                    <w:iCs w:val="1"/>
                                    <w:rtl w:val="0"/>
                                  </w:rPr>
                                  <w:delText xml:space="preserve">In accordance with ClearTax’s Data Residency protocols for each region serviceable.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ff" w:space="0" w:sz="16" w:val="single"/>
                  <w:right w:color="000000" w:space="0" w:sz="5" w:val="single"/>
                </w:tcBorders>
                <w:tcMar>
                  <w:top w:w="40.0" w:type="dxa"/>
                  <w:left w:w="40.0" w:type="dxa"/>
                  <w:bottom w:w="40.0" w:type="dxa"/>
                  <w:right w:w="40.0" w:type="dxa"/>
                </w:tcMar>
                <w:vAlign w:val="bottom"/>
              </w:tcPr>
              <w:sdt>
                <w:sdtPr>
                  <w:id w:val="-1801469042"/>
                  <w:tag w:val="goog_rdk_265"/>
                </w:sdtPr>
                <w:sdtContent>
                  <w:p w:rsidR="00000000" w:rsidDel="00000000" w:rsidP="00000000" w:rsidRDefault="00000000" w:rsidRPr="00000000" w14:paraId="00000143">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859735366"/>
                        <w:tag w:val="goog_rdk_264"/>
                      </w:sdtPr>
                      <w:sdtContent>
                        <w:ins w:author="Akshansh Joshi" w:id="47" w:date="2025-12-03T13:19:00Z">
                          <w:r w:rsidDel="00000000" w:rsidR="00000000" w:rsidRPr="00000000">
                            <w:fldChar w:fldCharType="begin"/>
                          </w:r>
                          <w:r w:rsidDel="00000000" w:rsidR="00000000" w:rsidRPr="00000000">
                            <w:instrText xml:space="preserve">HYPERLINK "https://compliance.salesforce.com/en"</w:instrText>
                          </w:r>
                          <w:r w:rsidDel="00000000" w:rsidR="00000000" w:rsidRPr="00000000">
                            <w:fldChar w:fldCharType="separate"/>
                          </w:r>
                          <w:r w:rsidDel="00000000" w:rsidR="00000000" w:rsidRPr="00000000">
                            <w:rPr>
                              <w:color w:val="1155cc"/>
                              <w:u w:val="single"/>
                              <w:rtl w:val="0"/>
                            </w:rPr>
                            <w:t xml:space="preserve">Salesforce Trust</w:t>
                          </w:r>
                          <w:r w:rsidDel="00000000" w:rsidR="00000000" w:rsidRPr="00000000">
                            <w:fldChar w:fldCharType="end"/>
                          </w:r>
                          <w:r w:rsidDel="00000000" w:rsidR="00000000" w:rsidRPr="00000000">
                            <w:rPr>
                              <w:rtl w:val="0"/>
                            </w:rPr>
                          </w:r>
                        </w:ins>
                      </w:sdtContent>
                    </w:sdt>
                  </w:p>
                </w:sdtContent>
              </w:sdt>
            </w:tc>
          </w:tr>
        </w:sdtContent>
      </w:sdt>
      <w:sdt>
        <w:sdtPr>
          <w:id w:val="1540025287"/>
          <w:tag w:val="goog_rdk_266"/>
        </w:sdtPr>
        <w:sdtContent>
          <w:tr>
            <w:trPr>
              <w:cantSplit w:val="0"/>
              <w:trHeight w:val="315" w:hRule="atLeast"/>
              <w:tblHeader w:val="0"/>
              <w:ins w:author="Akshansh Joshi" w:id="47" w:date="2025-12-03T13:19:00Z"/>
            </w:trPr>
            <w:tc>
              <w:tcPr>
                <w:gridSpan w:val="5"/>
                <w:tcBorders>
                  <w:top w:color="cccccc" w:space="0" w:sz="5" w:val="single"/>
                  <w:left w:color="0000ff" w:space="0" w:sz="16" w:val="single"/>
                  <w:bottom w:color="0000ff" w:space="0" w:sz="16" w:val="single"/>
                  <w:right w:color="0000ff" w:space="0" w:sz="16" w:val="single"/>
                </w:tcBorders>
                <w:tcMar>
                  <w:top w:w="40.0" w:type="dxa"/>
                  <w:left w:w="40.0" w:type="dxa"/>
                  <w:bottom w:w="40.0" w:type="dxa"/>
                  <w:right w:w="40.0" w:type="dxa"/>
                </w:tcMar>
                <w:vAlign w:val="bottom"/>
              </w:tcPr>
              <w:sdt>
                <w:sdtPr>
                  <w:id w:val="597199281"/>
                  <w:tag w:val="goog_rdk_268"/>
                </w:sdtPr>
                <w:sdtContent>
                  <w:p w:rsidR="00000000" w:rsidDel="00000000" w:rsidP="00000000" w:rsidRDefault="00000000" w:rsidRPr="00000000" w14:paraId="00000144">
                    <w:pPr>
                      <w:widowControl w:val="0"/>
                      <w:spacing w:after="0" w:line="276" w:lineRule="auto"/>
                      <w:ind w:left="0" w:firstLine="0"/>
                      <w:jc w:val="center"/>
                      <w:rPr>
                        <w:ins w:author="Akshansh Joshi" w:id="47" w:date="2025-12-03T13:19:00Z"/>
                        <w:rFonts w:ascii="Quattrocento Sans" w:cs="Quattrocento Sans" w:eastAsia="Quattrocento Sans" w:hAnsi="Quattrocento Sans"/>
                        <w:i w:val="1"/>
                        <w:iCs w:val="1"/>
                      </w:rPr>
                    </w:pPr>
                    <w:sdt>
                      <w:sdtPr>
                        <w:id w:val="1166680456"/>
                        <w:tag w:val="goog_rdk_267"/>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Communication Provider</w:t>
                          </w:r>
                        </w:ins>
                      </w:sdtContent>
                    </w:sdt>
                  </w:p>
                </w:sdtContent>
              </w:sdt>
            </w:tc>
          </w:tr>
        </w:sdtContent>
      </w:sdt>
      <w:sdt>
        <w:sdtPr>
          <w:id w:val="833070943"/>
          <w:tag w:val="goog_rdk_277"/>
        </w:sdtPr>
        <w:sdtContent>
          <w:tr>
            <w:trPr>
              <w:cantSplit w:val="0"/>
              <w:trHeight w:val="1620" w:hRule="atLeast"/>
              <w:tblHeader w:val="0"/>
              <w:ins w:author="Akshansh Joshi" w:id="47" w:date="2025-12-03T13:19:00Z"/>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344962141"/>
                  <w:tag w:val="goog_rdk_279"/>
                </w:sdtPr>
                <w:sdtContent>
                  <w:p w:rsidR="00000000" w:rsidDel="00000000" w:rsidP="00000000" w:rsidRDefault="00000000" w:rsidRPr="00000000" w14:paraId="00000149">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161673301"/>
                        <w:tag w:val="goog_rdk_278"/>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Mailmodo</w:t>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952736892"/>
                  <w:tag w:val="goog_rdk_281"/>
                </w:sdtPr>
                <w:sdtContent>
                  <w:p w:rsidR="00000000" w:rsidDel="00000000" w:rsidP="00000000" w:rsidRDefault="00000000" w:rsidRPr="00000000" w14:paraId="0000014A">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957315462"/>
                        <w:tag w:val="goog_rdk_280"/>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Communications technology provider for products listed in -</w:t>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"https://www.cleartax.com/"</w:instrText>
                          </w:r>
                          <w:r w:rsidDel="00000000" w:rsidR="00000000" w:rsidRPr="00000000">
                            <w:fldChar w:fldCharType="separate"/>
                          </w:r>
                          <w:r w:rsidDel="00000000" w:rsidR="00000000" w:rsidRPr="00000000">
                            <w:rPr>
                              <w:color w:val="1155cc"/>
                              <w:u w:val="single"/>
                              <w:rtl w:val="0"/>
                            </w:rPr>
                            <w:t xml:space="preserve">https://www.cleartax.com/</w:t>
                          </w:r>
                          <w:r w:rsidDel="00000000" w:rsidR="00000000" w:rsidRPr="00000000">
                            <w:fldChar w:fldCharType="end"/>
                          </w:r>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430740719"/>
                  <w:tag w:val="goog_rdk_285"/>
                </w:sdtPr>
                <w:sdtContent>
                  <w:p w:rsidR="00000000" w:rsidDel="00000000" w:rsidP="00000000" w:rsidRDefault="00000000" w:rsidRPr="00000000" w14:paraId="0000014B">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092927569"/>
                        <w:tag w:val="goog_rdk_282"/>
                      </w:sdtPr>
                      <w:sdtContent>
                        <w:ins w:author="Akshansh Joshi" w:id="47" w:date="2025-12-03T13:19:00Z">
                          <w:r w:rsidDel="00000000" w:rsidR="00000000" w:rsidRPr="00000000">
                            <w:rPr>
                              <w:rFonts w:ascii="Quattrocento Sans" w:cs="Quattrocento Sans" w:eastAsia="Quattrocento Sans" w:hAnsi="Quattrocento Sans"/>
                              <w:i w:val="1"/>
                              <w:iCs w:val="1"/>
                              <w:rtl w:val="0"/>
                            </w:rPr>
                            <w:t xml:space="preserve">Customer Data created by customer, data contained in product notice communications and user-initiated support tickets, associated comments and SMS/MMS messages.</w:t>
                          </w:r>
                        </w:ins>
                      </w:sdtContent>
                    </w:sdt>
                    <w:sdt>
                      <w:sdtPr>
                        <w:id w:val="1459474704"/>
                        <w:tag w:val="goog_rdk_283"/>
                      </w:sdtPr>
                      <w:sdtContent>
                        <w:ins w:author="Ayush Gupta" w:id="56" w:date="2025-12-22T09:28:00Z">
                          <w:r w:rsidDel="00000000" w:rsidR="00000000" w:rsidRPr="00000000">
                            <w:rPr>
                              <w:rFonts w:ascii="Quattrocento Sans" w:cs="Quattrocento Sans" w:eastAsia="Quattrocento Sans" w:hAnsi="Quattrocento Sans"/>
                              <w:i w:val="1"/>
                              <w:iCs w:val="1"/>
                              <w:rtl w:val="0"/>
                            </w:rPr>
                            <w:t xml:space="preserve"> (e.g. email)</w:t>
                          </w:r>
                        </w:ins>
                      </w:sdtContent>
                    </w:sdt>
                    <w:sdt>
                      <w:sdtPr>
                        <w:id w:val="-2122824947"/>
                        <w:tag w:val="goog_rdk_284"/>
                      </w:sdtPr>
                      <w:sdtContent>
                        <w:ins w:author="Akshansh Joshi" w:id="47" w:date="2025-12-03T13:19:00Z">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2088949531"/>
                  <w:tag w:val="goog_rdk_290"/>
                </w:sdtPr>
                <w:sdtContent>
                  <w:p w:rsidR="00000000" w:rsidDel="00000000" w:rsidP="00000000" w:rsidRDefault="00000000" w:rsidRPr="00000000" w14:paraId="0000014C">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74000804"/>
                        <w:tag w:val="goog_rdk_287"/>
                      </w:sdtPr>
                      <w:sdtContent>
                        <w:ins w:author="Ayush Gupta" w:id="57" w:date="2025-12-22T09:25:00Z">
                          <w:r w:rsidDel="00000000" w:rsidR="00000000" w:rsidRPr="00000000">
                            <w:rPr>
                              <w:rFonts w:ascii="Quattrocento Sans" w:cs="Quattrocento Sans" w:eastAsia="Quattrocento Sans" w:hAnsi="Quattrocento Sans"/>
                              <w:i w:val="1"/>
                              <w:iCs w:val="1"/>
                              <w:rtl w:val="0"/>
                            </w:rPr>
                            <w:t xml:space="preserve">USA</w:t>
                          </w:r>
                        </w:ins>
                      </w:sdtContent>
                    </w:sdt>
                    <w:sdt>
                      <w:sdtPr>
                        <w:id w:val="-1681274134"/>
                        <w:tag w:val="goog_rdk_288"/>
                      </w:sdtPr>
                      <w:sdtContent>
                        <w:ins w:author="Akshansh Joshi" w:id="47" w:date="2025-12-03T13:19:00Z">
                          <w:sdt>
                            <w:sdtPr>
                              <w:id w:val="95143164"/>
                              <w:tag w:val="goog_rdk_289"/>
                            </w:sdtPr>
                            <w:sdtContent>
                              <w:del w:author="Ayush Gupta" w:id="57" w:date="2025-12-22T09:25:00Z">
                                <w:r w:rsidDel="00000000" w:rsidR="00000000" w:rsidRPr="00000000">
                                  <w:rPr>
                                    <w:rFonts w:ascii="Quattrocento Sans" w:cs="Quattrocento Sans" w:eastAsia="Quattrocento Sans" w:hAnsi="Quattrocento Sans"/>
                                    <w:i w:val="1"/>
                                    <w:iCs w:val="1"/>
                                    <w:rtl w:val="0"/>
                                  </w:rPr>
                                  <w:delText xml:space="preserve">In accordance with ClearTax’s Data Residency protocols for each region serviceable.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367967673"/>
                  <w:tag w:val="goog_rdk_292"/>
                </w:sdtPr>
                <w:sdtContent>
                  <w:p w:rsidR="00000000" w:rsidDel="00000000" w:rsidP="00000000" w:rsidRDefault="00000000" w:rsidRPr="00000000" w14:paraId="0000014D">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57113063"/>
                        <w:tag w:val="goog_rdk_291"/>
                      </w:sdtPr>
                      <w:sdtContent>
                        <w:ins w:author="Akshansh Joshi" w:id="47" w:date="2025-12-03T13:19:00Z">
                          <w:r w:rsidDel="00000000" w:rsidR="00000000" w:rsidRPr="00000000">
                            <w:fldChar w:fldCharType="begin"/>
                          </w:r>
                          <w:r w:rsidDel="00000000" w:rsidR="00000000" w:rsidRPr="00000000">
                            <w:instrText xml:space="preserve">HYPERLINK "https://www.mailmodo.com/security/"</w:instrText>
                          </w:r>
                          <w:r w:rsidDel="00000000" w:rsidR="00000000" w:rsidRPr="00000000">
                            <w:fldChar w:fldCharType="separate"/>
                          </w:r>
                          <w:r w:rsidDel="00000000" w:rsidR="00000000" w:rsidRPr="00000000">
                            <w:rPr>
                              <w:color w:val="1155cc"/>
                              <w:u w:val="single"/>
                              <w:rtl w:val="0"/>
                            </w:rPr>
                            <w:t xml:space="preserve">Mailmodo Security Compliance</w:t>
                          </w:r>
                          <w:r w:rsidDel="00000000" w:rsidR="00000000" w:rsidRPr="00000000">
                            <w:fldChar w:fldCharType="end"/>
                          </w:r>
                          <w:r w:rsidDel="00000000" w:rsidR="00000000" w:rsidRPr="00000000">
                            <w:rPr>
                              <w:rtl w:val="0"/>
                            </w:rPr>
                          </w:r>
                        </w:ins>
                      </w:sdtContent>
                    </w:sdt>
                  </w:p>
                </w:sdtContent>
              </w:sdt>
            </w:tc>
          </w:tr>
        </w:sdtContent>
      </w:sdt>
      <w:sdt>
        <w:sdtPr>
          <w:id w:val="-130137322"/>
          <w:tag w:val="goog_rdk_293"/>
        </w:sdtPr>
        <w:sdtContent>
          <w:tr>
            <w:trPr>
              <w:cantSplit w:val="0"/>
              <w:trHeight w:val="1170" w:hRule="atLeast"/>
              <w:tblHeader w:val="0"/>
              <w:ins w:author="Akshansh Joshi" w:id="47" w:date="2025-12-03T13:19:00Z"/>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11256794"/>
                  <w:tag w:val="goog_rdk_297"/>
                </w:sdtPr>
                <w:sdtContent>
                  <w:p w:rsidR="00000000" w:rsidDel="00000000" w:rsidP="00000000" w:rsidRDefault="00000000" w:rsidRPr="00000000" w14:paraId="0000014E">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2101555386"/>
                        <w:tag w:val="goog_rdk_295"/>
                      </w:sdtPr>
                      <w:sdtContent>
                        <w:ins w:author="Akshansh Joshi" w:id="47" w:date="2025-12-03T13:19:00Z">
                          <w:sdt>
                            <w:sdtPr>
                              <w:id w:val="-1914718587"/>
                              <w:tag w:val="goog_rdk_296"/>
                            </w:sdtPr>
                            <w:sdtContent>
                              <w:del w:author="Ayush Gupta" w:id="58" w:date="2025-12-22T09:26:00Z">
                                <w:r w:rsidDel="00000000" w:rsidR="00000000" w:rsidRPr="00000000">
                                  <w:rPr>
                                    <w:rFonts w:ascii="Quattrocento Sans" w:cs="Quattrocento Sans" w:eastAsia="Quattrocento Sans" w:hAnsi="Quattrocento Sans"/>
                                    <w:i w:val="1"/>
                                    <w:iCs w:val="1"/>
                                    <w:rtl w:val="0"/>
                                  </w:rPr>
                                  <w:delText xml:space="preserve">Twillio</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128231618"/>
                  <w:tag w:val="goog_rdk_301"/>
                </w:sdtPr>
                <w:sdtContent>
                  <w:p w:rsidR="00000000" w:rsidDel="00000000" w:rsidP="00000000" w:rsidRDefault="00000000" w:rsidRPr="00000000" w14:paraId="0000014F">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408801106"/>
                        <w:tag w:val="goog_rdk_299"/>
                      </w:sdtPr>
                      <w:sdtContent>
                        <w:ins w:author="Akshansh Joshi" w:id="47" w:date="2025-12-03T13:19:00Z">
                          <w:sdt>
                            <w:sdtPr>
                              <w:id w:val="493160115"/>
                              <w:tag w:val="goog_rdk_300"/>
                            </w:sdtPr>
                            <w:sdtContent>
                              <w:del w:author="Ayush Gupta" w:id="59" w:date="2025-12-22T09:26:00Z">
                                <w:r w:rsidDel="00000000" w:rsidR="00000000" w:rsidRPr="00000000">
                                  <w:rPr>
                                    <w:rFonts w:ascii="Quattrocento Sans" w:cs="Quattrocento Sans" w:eastAsia="Quattrocento Sans" w:hAnsi="Quattrocento Sans"/>
                                    <w:i w:val="1"/>
                                    <w:iCs w:val="1"/>
                                    <w:rtl w:val="0"/>
                                  </w:rPr>
                                  <w:delText xml:space="preserve">Communications technology provider for products listed in -</w:delText>
                                </w:r>
                                <w:r w:rsidDel="00000000" w:rsidR="00000000" w:rsidRPr="00000000">
                                  <w:fldChar w:fldCharType="begin"/>
                                </w:r>
                                <w:r w:rsidDel="00000000" w:rsidR="00000000" w:rsidRPr="00000000">
                                  <w:delInstrText xml:space="preserve">HYPERLINK "https://www.cleartax.com/"</w:delInstrText>
                                </w:r>
                                <w:r w:rsidDel="00000000" w:rsidR="00000000" w:rsidRPr="00000000">
                                  <w:fldChar w:fldCharType="separate"/>
                                </w:r>
                                <w:r w:rsidDel="00000000" w:rsidR="00000000" w:rsidRPr="00000000">
                                  <w:rPr>
                                    <w:rtl w:val="0"/>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"https://www.cleartax.com/"</w:delInstrText>
                                </w:r>
                                <w:r w:rsidDel="00000000" w:rsidR="00000000" w:rsidRPr="00000000">
                                  <w:fldChar w:fldCharType="separate"/>
                                </w:r>
                                <w:r w:rsidDel="00000000" w:rsidR="00000000" w:rsidRPr="00000000">
                                  <w:rPr>
                                    <w:color w:val="1155cc"/>
                                    <w:u w:val="single"/>
                                    <w:rtl w:val="0"/>
                                  </w:rPr>
                                  <w:delText xml:space="preserve">https://www.cleartax.com/</w:delText>
                                </w:r>
                                <w:r w:rsidDel="00000000" w:rsidR="00000000" w:rsidRPr="00000000">
                                  <w:fldChar w:fldCharType="end"/>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362554830"/>
                  <w:tag w:val="goog_rdk_305"/>
                </w:sdtPr>
                <w:sdtContent>
                  <w:p w:rsidR="00000000" w:rsidDel="00000000" w:rsidP="00000000" w:rsidRDefault="00000000" w:rsidRPr="00000000" w14:paraId="00000150">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210539184"/>
                        <w:tag w:val="goog_rdk_303"/>
                      </w:sdtPr>
                      <w:sdtContent>
                        <w:ins w:author="Akshansh Joshi" w:id="47" w:date="2025-12-03T13:19:00Z">
                          <w:sdt>
                            <w:sdtPr>
                              <w:id w:val="-1450547038"/>
                              <w:tag w:val="goog_rdk_304"/>
                            </w:sdtPr>
                            <w:sdtContent>
                              <w:del w:author="Ayush Gupta" w:id="60" w:date="2025-12-22T09:26:00Z">
                                <w:r w:rsidDel="00000000" w:rsidR="00000000" w:rsidRPr="00000000">
                                  <w:rPr>
                                    <w:rFonts w:ascii="Quattrocento Sans" w:cs="Quattrocento Sans" w:eastAsia="Quattrocento Sans" w:hAnsi="Quattrocento Sans"/>
                                    <w:i w:val="1"/>
                                    <w:iCs w:val="1"/>
                                    <w:rtl w:val="0"/>
                                  </w:rPr>
                                  <w:delText xml:space="preserve">Automated messages and notifications via email on application assistance. Automated messges on OTP, Inbox etc.</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780053341"/>
                  <w:tag w:val="goog_rdk_309"/>
                </w:sdtPr>
                <w:sdtContent>
                  <w:p w:rsidR="00000000" w:rsidDel="00000000" w:rsidP="00000000" w:rsidRDefault="00000000" w:rsidRPr="00000000" w14:paraId="00000151">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16206107"/>
                        <w:tag w:val="goog_rdk_307"/>
                      </w:sdtPr>
                      <w:sdtContent>
                        <w:ins w:author="Akshansh Joshi" w:id="47" w:date="2025-12-03T13:19:00Z">
                          <w:sdt>
                            <w:sdtPr>
                              <w:id w:val="-1004193543"/>
                              <w:tag w:val="goog_rdk_308"/>
                            </w:sdtPr>
                            <w:sdtContent>
                              <w:del w:author="Ayush Gupta" w:id="61" w:date="2025-12-22T09:26:00Z">
                                <w:r w:rsidDel="00000000" w:rsidR="00000000" w:rsidRPr="00000000">
                                  <w:rPr>
                                    <w:rFonts w:ascii="Quattrocento Sans" w:cs="Quattrocento Sans" w:eastAsia="Quattrocento Sans" w:hAnsi="Quattrocento Sans"/>
                                    <w:i w:val="1"/>
                                    <w:iCs w:val="1"/>
                                    <w:rtl w:val="0"/>
                                  </w:rPr>
                                  <w:delText xml:space="preserve">In accordance with ClearTax’s Data Residency protocols for each region serviceable.</w:delText>
                                </w:r>
                              </w:del>
                            </w:sdtContent>
                          </w:sdt>
                          <w:r w:rsidDel="00000000" w:rsidR="00000000" w:rsidRPr="00000000">
                            <w:rPr>
                              <w:rtl w:val="0"/>
                            </w:rPr>
                          </w:r>
                        </w:ins>
                      </w:sdtContent>
                    </w:sdt>
                  </w:p>
                </w:sdtContent>
              </w:sdt>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sdt>
                <w:sdtPr>
                  <w:id w:val="-1695438138"/>
                  <w:tag w:val="goog_rdk_313"/>
                </w:sdtPr>
                <w:sdtContent>
                  <w:p w:rsidR="00000000" w:rsidDel="00000000" w:rsidP="00000000" w:rsidRDefault="00000000" w:rsidRPr="00000000" w14:paraId="00000152">
                    <w:pPr>
                      <w:widowControl w:val="0"/>
                      <w:spacing w:after="0" w:line="276" w:lineRule="auto"/>
                      <w:ind w:left="0" w:firstLine="0"/>
                      <w:jc w:val="left"/>
                      <w:rPr>
                        <w:ins w:author="Akshansh Joshi" w:id="47" w:date="2025-12-03T13:19:00Z"/>
                        <w:rFonts w:ascii="Quattrocento Sans" w:cs="Quattrocento Sans" w:eastAsia="Quattrocento Sans" w:hAnsi="Quattrocento Sans"/>
                        <w:i w:val="1"/>
                        <w:iCs w:val="1"/>
                      </w:rPr>
                    </w:pPr>
                    <w:sdt>
                      <w:sdtPr>
                        <w:id w:val="-540373936"/>
                        <w:tag w:val="goog_rdk_311"/>
                      </w:sdtPr>
                      <w:sdtContent>
                        <w:ins w:author="Akshansh Joshi" w:id="47" w:date="2025-12-03T13:19:00Z">
                          <w:sdt>
                            <w:sdtPr>
                              <w:id w:val="1180457093"/>
                              <w:tag w:val="goog_rdk_312"/>
                            </w:sdtPr>
                            <w:sdtContent>
                              <w:del w:author="Ayush Gupta" w:id="62" w:date="2025-12-22T09:26:00Z">
                                <w:r w:rsidDel="00000000" w:rsidR="00000000" w:rsidRPr="00000000">
                                  <w:fldChar w:fldCharType="begin"/>
                                </w:r>
                                <w:r w:rsidDel="00000000" w:rsidR="00000000" w:rsidRPr="00000000">
                                  <w:delInstrText xml:space="preserve">HYPERLINK "https://www.twilio.com/en-us/trust-center"</w:delInstrText>
                                </w:r>
                                <w:r w:rsidDel="00000000" w:rsidR="00000000" w:rsidRPr="00000000">
                                  <w:fldChar w:fldCharType="separate"/>
                                </w:r>
                                <w:r w:rsidDel="00000000" w:rsidR="00000000" w:rsidRPr="00000000">
                                  <w:rPr>
                                    <w:color w:val="1155cc"/>
                                    <w:u w:val="single"/>
                                    <w:rtl w:val="0"/>
                                  </w:rPr>
                                  <w:delText xml:space="preserve">Twillio Trust Center</w:delText>
                                </w:r>
                                <w:r w:rsidDel="00000000" w:rsidR="00000000" w:rsidRPr="00000000">
                                  <w:fldChar w:fldCharType="end"/>
                                </w:r>
                              </w:del>
                            </w:sdtContent>
                          </w:sdt>
                          <w:r w:rsidDel="00000000" w:rsidR="00000000" w:rsidRPr="00000000">
                            <w:rPr>
                              <w:rtl w:val="0"/>
                            </w:rPr>
                          </w:r>
                        </w:ins>
                      </w:sdtContent>
                    </w:sdt>
                  </w:p>
                </w:sdtContent>
              </w:sdt>
            </w:tc>
          </w:tr>
        </w:sdtContent>
      </w:sdt>
    </w:tbl>
    <w:p w:rsidR="00000000" w:rsidDel="00000000" w:rsidP="00000000" w:rsidRDefault="00000000" w:rsidRPr="00000000" w14:paraId="00000153">
      <w:pPr>
        <w:tabs>
          <w:tab w:val="left" w:leader="none" w:pos="720"/>
        </w:tabs>
        <w:spacing w:before="120" w:lineRule="auto"/>
        <w:ind w:firstLine="360"/>
        <w:jc w:val="left"/>
        <w:rPr/>
      </w:pPr>
      <w:r w:rsidDel="00000000" w:rsidR="00000000" w:rsidRPr="00000000">
        <w:rPr>
          <w:rtl w:val="0"/>
        </w:rPr>
      </w:r>
    </w:p>
    <w:sectPr>
      <w:footerReference r:id="rId11" w:type="default"/>
      <w:footerReference r:id="rId12" w:type="first"/>
      <w:type w:val="nextPage"/>
      <w:pgSz w:h="15840" w:w="12240" w:orient="portrait"/>
      <w:pgMar w:bottom="1526"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eartax Legal" w:id="48" w:date="2025-12-03T12:03:0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accept any indemnification obligations under this DPA. All indemnification obligations shall be covered under the MSA.</w:t>
      </w:r>
    </w:p>
  </w:comment>
  <w:comment w:author="Wolgast, Kirsten" w:id="0" w:date="2025-12-16T12:15:0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note that invoices may include personal data, e.g., name of business owner, contact data, signatory, therefore we cannot exclude processing of personal data by CT.</w:t>
      </w:r>
    </w:p>
  </w:comment>
  <w:comment w:author="CT Legal - AM" w:id="1" w:date="2025-12-22T16:43:0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on the explanation.</w:t>
      </w:r>
    </w:p>
  </w:comment>
  <w:comment w:author="Cleartax Legal" w:id="6" w:date="2025-12-03T11:04:0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the CCPA and CPRA is not relevant for an EU-based e-invoicing SaaS provider rest as we do not meet the US jurisdictional thresholds. While we understand that the CCPA an d CPRA are intended to have extraterritorial reach, they only apply to a for-profit entity that "does business" in California and satisfies at least one of three specific annual criteria. Cleartax does not meet the necessary threshold for revenue (over $25 million), nor does it buy, sell, or share the personal information of 100,000 or more California consumers or households. Furthermore, the e-invoicing service is not a data broker and is unlikely to derive 50% or more of its annual revenue from selling or sharing consumer personal information.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core argument is the lack of intentional targeting of California residents for service provision, as the business is structured solely around EU/EEA regulatory requirements (GDPR and EU e-Invoicing Directives). While the CPRA allows for rights over Business-to-Business (B2B) contact data, our processing is confined to necessary financial transaction and contact information required by EU legal and tax obligations. Under the current arrangement with Hillenbrand we are focusing exclusively on the EU market, and by doing so Cleartax minimizes the volume of personal data belonging to California residents, thereby avoiding the numerical thresholds that would otherwise trigger compliance obligations.</w:t>
      </w:r>
    </w:p>
  </w:comment>
  <w:comment w:author="Cleartax Legal" w:id="19" w:date="2025-12-03T12:03:00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assure audit rights for our sub-processors. This is also no standard for SaaS platforms that are provided on a subscription basis.</w:t>
      </w:r>
    </w:p>
  </w:comment>
  <w:comment w:author="Cleartax Legal" w:id="26" w:date="2025-12-03T12:03:00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Hillenrand will have admin access to their own account on the platform. All this information will be readily available at any given point of time to the customer via the platform. However, once the Subscription term ends, all the data will be automatically deleted within 60 days from the date of termination or expiry of the subscription term.</w:t>
      </w:r>
    </w:p>
  </w:comment>
  <w:comment w:author="Amiya Jha" w:id="27" w:date="2025-12-23T09:59:5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take this up during our meeting with them as there can be different option here.</w:t>
      </w:r>
    </w:p>
  </w:comment>
  <w:comment w:author="Wolgast, Kirsten" w:id="4" w:date="2025-12-17T10:29:00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US and Chinese laws may be removed if confirmation is provided that no personal data from these jurisdictions will be processed by ClearTax.</w:t>
      </w:r>
    </w:p>
  </w:comment>
  <w:comment w:author="CT Legal - AM" w:id="5" w:date="2025-12-22T18:19:0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interest of closure and for the abundance of clarity, we have added a representation under this DPA to state that, for the purpose of providing the services, we do not require personal data of US and Chinese citizens.</w:t>
        <w:br w:type="textWrapping"/>
        <w:br w:type="textWrapping"/>
        <w:t xml:space="preserve">See section 2.4.</w:t>
      </w:r>
    </w:p>
  </w:comment>
  <w:comment w:author="CT Legal - AM" w:id="25" w:date="2025-12-22T17:40:00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Business to confirm if this requirement is acceptable. As per inputs from Infra-presales, the customer can always download their data from the platform.</w:t>
        <w:br w:type="textWrapping"/>
        <w:br w:type="textWrapping"/>
        <w:t xml:space="preserve">However the customer has asked for this to be retained. Please confirm if we can comply with this and provide them with the required data in required format whenever requested by them.</w:t>
      </w:r>
    </w:p>
  </w:comment>
  <w:comment w:author="Cleartax Legal" w:id="30" w:date="2025-12-03T12:03:00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e-invoicing platform is a multi-tenant platform, any security incident will have an impact on all the customers that use the platform. Accordingly, we cannot agree to comply with the instructions of any one individual customer. This is uniformly applicable to all our customers.</w:t>
      </w:r>
    </w:p>
  </w:comment>
  <w:comment w:author="Wolgast, Kirsten" w:id="10" w:date="2025-12-16T16:46:0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Wolgast, Kirsten" w:id="12" w:date="2025-12-16T12:36:0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see Art. 28 (2) GDPR and Clause 9 SCCs. ClearTax must not use any sub-processors without Hillenbrand‘s approval.</w:t>
      </w:r>
    </w:p>
  </w:comment>
  <w:comment w:author="CT Legal - AM" w:id="13" w:date="2025-12-22T16:56:0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accepted in the interest of closure.</w:t>
      </w:r>
    </w:p>
  </w:comment>
  <w:comment w:author="Wolgast, Kirsten" w:id="22" w:date="2025-12-16T12:44:00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section re-instated. It is essential that ClearTax accepts liability for its sub-contractors, including sub-processors. Please also see Clause 9 (d) SCCs.</w:t>
      </w:r>
    </w:p>
  </w:comment>
  <w:comment w:author="CT Legal - AM" w:id="23" w:date="2025-12-22T17:04:0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in the interest of closure.</w:t>
      </w:r>
    </w:p>
  </w:comment>
  <w:comment w:author="Wolgast, Kirsten" w:id="41" w:date="2025-12-16T13:00:0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original language re-instated. As mentioned above, Hillenbrands audit rights, including inspections, are a requirement under GDPR and included also in the SCCs that apply in this case in addition to this DPA.</w:t>
      </w:r>
    </w:p>
  </w:comment>
  <w:comment w:author="CT Legal - AM" w:id="42" w:date="2025-12-22T18:34:0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Parked for CT internal confirmation.</w:t>
      </w:r>
    </w:p>
  </w:comment>
  <w:comment w:author="Wolgast, Kirsten" w:id="37" w:date="2025-12-16T12:58:0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section re-instated. It is essential for Hillenbrand that ClearTax accepts liability for any Information Security Incident.</w:t>
      </w:r>
    </w:p>
  </w:comment>
  <w:comment w:author="CT Legal - AM" w:id="38" w:date="2025-12-22T17:10:00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Business to review this clause and confirm if this is acceptable. </w:t>
        <w:br w:type="textWrapping"/>
        <w:br w:type="textWrapping"/>
        <w:t xml:space="preserve">Note that the list of liabilities covered under this clause are very vast and highly onerous, as this may be must beyond the cost/ damage actually incurred by them in case of a incident. Please let us know if this liability can be assume and accepted.</w:t>
      </w:r>
    </w:p>
  </w:comment>
  <w:comment w:author="Amiya Jha" w:id="39" w:date="2025-12-23T10:00:3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@ayush.hingar@clear.in</w:t>
      </w:r>
    </w:p>
  </w:comment>
  <w:comment w:author="Wolgast, Kirsten" w:id="46" w:date="2025-12-17T10:31:0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reviewed by Hillenbrand risk department.</w:t>
      </w:r>
    </w:p>
  </w:comment>
  <w:comment w:author="Cleartax Legal" w:id="43" w:date="2025-12-03T12:03:0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modified the clause regarding the return or destruction of Confidential Information to incorporate a 60-day timeframe. This change aligns with our internal IT policies and procedures for data deletion, while maintaining our commitment to protecting the confidentiality of your information. The revised clause provides a reasonable period for us to fulfill our obligations while ensuring appropriate data handling.</w:t>
      </w:r>
    </w:p>
  </w:comment>
  <w:comment w:author="CT Legal - AM" w:id="44" w:date="2025-12-22T17:11:00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@Infra-presales@clear.in to confirm if a 10 working day timeline is acceptable.</w:t>
      </w:r>
    </w:p>
  </w:comment>
  <w:comment w:author="Wolgast, Kirsten" w:id="54" w:date="2025-12-16T13:15:00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add full details.</w:t>
      </w:r>
    </w:p>
  </w:comment>
  <w:comment w:author="CT Legal - AM" w:id="55" w:date="2025-12-22T17:00:00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information has already been added.</w:t>
      </w:r>
    </w:p>
  </w:comment>
  <w:comment w:author="Wolgast, Kirsten" w:id="17" w:date="2025-12-16T16:57:00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to propose additional language (regular audits + in case of reasonable suspicion)</w:t>
      </w:r>
    </w:p>
  </w:comment>
  <w:comment w:author="CT Legal - AM" w:id="18" w:date="2025-12-22T17:35:00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Parked for CT internal confirmation.</w:t>
      </w:r>
    </w:p>
  </w:comment>
  <w:comment w:author="Cleartax Legal" w:id="56" w:date="2025-12-04T17:33:00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Cleartax will not be collecting any personal information under this arrangement. We will only be collecting information as mandated by the Belgian authorities. Note that the e-invoicing mandate only applies to B2B transactions and any non-Belgian entity is not requires to share their information. The list of this information that is required to be collected as per the applicable e-invoicing mandate has been shared by the Cleartax business team.</w:t>
      </w:r>
    </w:p>
  </w:comment>
  <w:comment w:author="Wolgast, Kirsten" w:id="28" w:date="2025-12-16T12:45:00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depending on the circumstances, Hillenbrand is obliged to notify supervisory authorities within 72 hours.</w:t>
      </w:r>
    </w:p>
  </w:comment>
  <w:comment w:author="CT Legal - AM" w:id="29" w:date="2025-12-22T16:57:00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accepted in the interest of closure.</w:t>
      </w:r>
    </w:p>
  </w:comment>
  <w:comment w:author="CT Legal - AM" w:id="47" w:date="2025-12-22T17:12:00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accepted in the interest of closure.</w:t>
      </w:r>
    </w:p>
  </w:comment>
  <w:comment w:author="Wolgast, Kirsten" w:id="57" w:date="2025-12-16T13:22:00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As mentioned at the beginning of the document.</w:t>
      </w:r>
    </w:p>
  </w:comment>
  <w:comment w:author="Cleartax Legal" w:id="9" w:date="2025-12-03T12:03:0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our detailed explanation on why we cannot accept applicability of CCPA and CPRA under the definitions clause.</w:t>
      </w:r>
    </w:p>
  </w:comment>
  <w:comment w:author="CT Legal - AM" w:id="51" w:date="2025-12-22T18:38:00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 processors are not a party or beneficiary under this DPA. We have already accepted liability for their acts and omissions.</w:t>
      </w:r>
    </w:p>
  </w:comment>
  <w:comment w:author="Wolgast, Kirsten" w:id="20" w:date="2025-12-16T12:40:00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see Art. 28 (3) (h) GDPR/Clause 8.9 C2P SCCs.</w:t>
      </w:r>
    </w:p>
  </w:comment>
  <w:comment w:author="CT Legal - AM" w:id="21" w:date="2025-12-22T17:04:00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Parked for CT internal confirmation.</w:t>
      </w:r>
    </w:p>
  </w:comment>
  <w:comment w:author="Cleartax Legal" w:id="3" w:date="2025-12-03T10:52:0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confirmed upon finalization of the draft.</w:t>
      </w:r>
    </w:p>
  </w:comment>
  <w:comment w:author="Wolgast, Kirsten" w:id="62" w:date="2025-12-16T13:45:00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identify all relevant legal entities, countries, and sub-contracted services. Please note that countries outside of EEA without adequacy decision with only a few exceptions are not acceptable for Hillenbrand.</w:t>
      </w:r>
    </w:p>
  </w:comment>
  <w:comment w:author="CT Legal - AM" w:id="63" w:date="2025-12-22T17:01:00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changes.</w:t>
      </w:r>
    </w:p>
  </w:comment>
  <w:comment w:author="Cleartax Legal" w:id="40" w:date="2025-12-03T12:03: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is standard practice we have contractual confidentiality obligations towards our customers. This is a sensitive matter to all our customers and data security is a top priority for us as we are guardians of enterprise tax compliances globally. If we permit any customer to audit our systems, we will be in breach of these contractual obligations. Accordingly, we do not provide this right to any third parties including our customers. Furthermore, to comply with data protection regulations and data security standards set by sectoral regulators in the jurisdictions we operate in, we have created a global policy for our group of companies that prohibits third-party access to our systems for audits. These policies have been drafted after careful consideration and consultation with our advisors. Please let us know what specific concerns are sought to be addressed via the audit clause. We are happy to provide the relevant information, documents and records if required as per applicable law. We can also provide the ISO certification certifying the security practices that are being followed by us and VAPT reports conducted on our systems. However, as a global SaaS provider for enterprise compliance, we cannot provide any third party access to our systems for audit</w:t>
      </w:r>
    </w:p>
  </w:comment>
  <w:comment w:author="Wolgast, Kirsten" w:id="11" w:date="2025-12-16T16:45:0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Cleartax Legal" w:id="24" w:date="2025-12-03T12:03: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SaaS service provider that provides it platform via the internet, our list of sub-processors include cloud service providers, hosting service providers and internet service providers. These are third party service providers for Cleartax and do not undertake any such liabilities under their agreements with SaaS providers such as Cleartax. Accordingly, we cannot agree to bear any liability for the acts and omissions of our sub-processors.</w:t>
      </w:r>
    </w:p>
  </w:comment>
  <w:comment w:author="Wolgast, Kirsten" w:id="15" w:date="2025-12-16T16:45:0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to check internally and come back</w:t>
      </w:r>
    </w:p>
  </w:comment>
  <w:comment w:author="CT Legal - AM" w:id="16" w:date="2025-12-22T16:57:00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accepted in the interest of closure.</w:t>
      </w:r>
    </w:p>
  </w:comment>
  <w:comment w:author="Cleartax Legal" w:id="14" w:date="2025-12-03T12:03:00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Cleartax will not be creating any bespoke software or customizing any deliverables for Any sub-processor that Cleartax will engage will be for the platform at large. This cannot be subject to the consent of any one particular customer as any delay in obtaining such consent will have large scala material adverse effect on Cleartax’s business. Accordingly, such a clause is not practical for the current arrangement.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assured that Cleartax will always be liable for the overall services .</w:t>
      </w:r>
    </w:p>
  </w:comment>
  <w:comment w:author="Cleartax Legal" w:id="2" w:date="2025-12-04T17:30:0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the e-invoicing mandate only applies to b2b transactions and accordingly, no personal information will be collected. Further note that the mandate only applied to Belgian entities and accordingly any information of non-Belgian entities is required to be shared. We have made changes to this DPA accordingly.</w:t>
      </w:r>
    </w:p>
  </w:comment>
  <w:comment w:author="Wolgast, Kirsten" w:id="7" w:date="2025-12-16T12:21:0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even though Switzerland is not in scope right now, it is not excluded that it will be included in future.</w:t>
      </w:r>
    </w:p>
  </w:comment>
  <w:comment w:author="CT Legal - AM" w:id="8" w:date="2025-12-22T16:54:0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on inclusion of FADP here.</w:t>
      </w:r>
    </w:p>
  </w:comment>
  <w:comment w:author="Wolgast, Kirsten" w:id="49" w:date="2025-12-16T13:05:0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re-instated. ClearTax advertises that it is GDPR compliant. In accordance with this it is our expectation that ClearTax will indemnify Hillenbrand in case ClearTax violated Data Protection Law or breached this DPA.</w:t>
      </w:r>
    </w:p>
  </w:comment>
  <w:comment w:author="CT Legal - AM" w:id="50" w:date="2025-12-22T17:12:00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interest of closure, we can accept with the proposed changes.</w:t>
      </w:r>
    </w:p>
  </w:comment>
  <w:comment w:author="Cleartax Legal" w:id="36" w:date="2025-12-03T12:03: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agree to bear these costs as a contractual obligation under this DPA. If Cleartax is required to pay any amounts, such amounts will become payable only after adjudication before a court of competent jurisdiction.</w:t>
      </w:r>
    </w:p>
  </w:comment>
  <w:comment w:author="Cleartax Legal" w:id="45" w:date="2025-12-04T17:22:0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as per our insurance coverage.</w:t>
      </w:r>
    </w:p>
  </w:comment>
  <w:comment w:author="Wolgast, Kirsten" w:id="33" w:date="2025-12-16T12:50:00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section re-instated. Please see comments above.</w:t>
      </w:r>
    </w:p>
  </w:comment>
  <w:comment w:author="Wolgast, Kirsten" w:id="60" w:date="2025-12-16T13:24:0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please fill out.</w:t>
      </w:r>
    </w:p>
  </w:comment>
  <w:comment w:author="CT Legal - AM" w:id="61" w:date="2025-12-22T17:01:00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additions.</w:t>
      </w:r>
    </w:p>
  </w:comment>
  <w:comment w:author="Wolgast, Kirsten" w:id="31" w:date="2025-12-16T12:49:00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sentence re-instated. In case of such incident, Hillenbrand may be obliged to notify supervisory authorities and communicate the incident to affected data subjects (see Art. 33, 34 GDPR). For this, ClearTax assistance may be required.</w:t>
      </w:r>
    </w:p>
  </w:comment>
  <w:comment w:author="CT Legal - AM" w:id="32" w:date="2025-12-22T16:57:00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accepted in the interest of closure.</w:t>
      </w:r>
    </w:p>
  </w:comment>
  <w:comment w:author="Cleartax Legal" w:id="34" w:date="2025-12-03T12:03:00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refer to our comments above as to why we cannot agree to comply with the instructions of any one individual customer.</w:t>
      </w:r>
    </w:p>
  </w:comment>
  <w:comment w:author="Wolgast, Kirsten" w:id="58" w:date="2025-12-16T13:23:00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Hillenbrand &amp; ClearTax team to fill out.</w:t>
      </w:r>
    </w:p>
  </w:comment>
  <w:comment w:author="CT Legal - AM" w:id="59" w:date="2025-12-22T17:00:00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additions.</w:t>
      </w:r>
    </w:p>
  </w:comment>
  <w:comment w:author="Wolgast, Kirsten" w:id="52" w:date="2025-12-16T13:11:0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@ClearTax: sections re-instated. Even though these countries are not in scope right now we cannot exclude that they will be included in future.</w:t>
      </w:r>
    </w:p>
  </w:comment>
  <w:comment w:author="CT Legal - AM" w:id="53" w:date="2025-12-22T18:39:00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CT Legal - AM" w:id="35" w:date="2025-12-22T18:32:00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@infra-presales@clear.in to confirm if this is acceptable.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A" w15:done="0"/>
  <w15:commentEx w15:paraId="0000015B" w15:done="0"/>
  <w15:commentEx w15:paraId="0000015C" w15:paraIdParent="0000015B" w15:done="0"/>
  <w15:commentEx w15:paraId="0000015E" w15:done="0"/>
  <w15:commentEx w15:paraId="0000015F" w15:done="0"/>
  <w15:commentEx w15:paraId="00000160" w15:done="0"/>
  <w15:commentEx w15:paraId="00000161" w15:paraIdParent="00000160" w15:done="0"/>
  <w15:commentEx w15:paraId="00000162" w15:done="0"/>
  <w15:commentEx w15:paraId="00000163" w15:paraIdParent="00000162" w15:done="0"/>
  <w15:commentEx w15:paraId="00000164" w15:done="0"/>
  <w15:commentEx w15:paraId="00000165" w15:done="0"/>
  <w15:commentEx w15:paraId="00000166" w15:done="0"/>
  <w15:commentEx w15:paraId="00000167" w15:done="0"/>
  <w15:commentEx w15:paraId="00000168" w15:paraIdParent="00000167" w15:done="0"/>
  <w15:commentEx w15:paraId="00000169" w15:done="0"/>
  <w15:commentEx w15:paraId="0000016A" w15:paraIdParent="00000169" w15:done="0"/>
  <w15:commentEx w15:paraId="0000016B" w15:done="0"/>
  <w15:commentEx w15:paraId="0000016C" w15:paraIdParent="0000016B" w15:done="0"/>
  <w15:commentEx w15:paraId="0000016D" w15:done="0"/>
  <w15:commentEx w15:paraId="0000016E" w15:paraIdParent="0000016D" w15:done="0"/>
  <w15:commentEx w15:paraId="0000016F" w15:paraIdParent="0000016D" w15:done="0"/>
  <w15:commentEx w15:paraId="00000170" w15:done="0"/>
  <w15:commentEx w15:paraId="00000171" w15:done="0"/>
  <w15:commentEx w15:paraId="00000172" w15:paraIdParent="00000171" w15:done="0"/>
  <w15:commentEx w15:paraId="00000173" w15:done="0"/>
  <w15:commentEx w15:paraId="00000174" w15:paraIdParent="00000173" w15:done="0"/>
  <w15:commentEx w15:paraId="00000175" w15:done="0"/>
  <w15:commentEx w15:paraId="00000176" w15:paraIdParent="00000175" w15:done="0"/>
  <w15:commentEx w15:paraId="00000177" w15:done="0"/>
  <w15:commentEx w15:paraId="00000178" w15:done="0"/>
  <w15:commentEx w15:paraId="00000179" w15:paraIdParent="00000178" w15:done="0"/>
  <w15:commentEx w15:paraId="0000017A" w15:done="0"/>
  <w15:commentEx w15:paraId="0000017B" w15:done="0"/>
  <w15:commentEx w15:paraId="0000017C" w15:done="0"/>
  <w15:commentEx w15:paraId="0000017D" w15:done="0"/>
  <w15:commentEx w15:paraId="0000017E" w15:done="0"/>
  <w15:commentEx w15:paraId="0000017F" w15:paraIdParent="0000017E" w15:done="0"/>
  <w15:commentEx w15:paraId="00000180" w15:done="0"/>
  <w15:commentEx w15:paraId="00000181" w15:done="0"/>
  <w15:commentEx w15:paraId="00000182" w15:paraIdParent="00000181" w15:done="0"/>
  <w15:commentEx w15:paraId="00000183" w15:done="0"/>
  <w15:commentEx w15:paraId="00000184" w15:done="0"/>
  <w15:commentEx w15:paraId="00000185" w15:done="0"/>
  <w15:commentEx w15:paraId="00000186" w15:done="0"/>
  <w15:commentEx w15:paraId="00000187" w15:paraIdParent="00000186" w15:done="0"/>
  <w15:commentEx w15:paraId="0000018A" w15:done="0"/>
  <w15:commentEx w15:paraId="0000018B" w15:done="0"/>
  <w15:commentEx w15:paraId="0000018C" w15:done="0"/>
  <w15:commentEx w15:paraId="0000018D" w15:paraIdParent="0000018C" w15:done="0"/>
  <w15:commentEx w15:paraId="0000018E" w15:done="0"/>
  <w15:commentEx w15:paraId="0000018F" w15:paraIdParent="0000018E" w15:done="0"/>
  <w15:commentEx w15:paraId="00000190" w15:done="0"/>
  <w15:commentEx w15:paraId="00000191" w15:done="0"/>
  <w15:commentEx w15:paraId="00000192" w15:done="0"/>
  <w15:commentEx w15:paraId="00000193" w15:done="0"/>
  <w15:commentEx w15:paraId="00000194" w15:paraIdParent="00000193" w15:done="0"/>
  <w15:commentEx w15:paraId="00000195" w15:done="0"/>
  <w15:commentEx w15:paraId="00000196" w15:paraIdParent="00000195" w15:done="0"/>
  <w15:commentEx w15:paraId="00000197" w15:done="0"/>
  <w15:commentEx w15:paraId="00000198" w15:done="0"/>
  <w15:commentEx w15:paraId="00000199" w15:paraIdParent="00000198" w15:done="0"/>
  <w15:commentEx w15:paraId="0000019A" w15:done="0"/>
  <w15:commentEx w15:paraId="0000019B" w15:paraIdParent="0000019A" w15:done="0"/>
  <w15:commentEx w15:paraId="000001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adug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diHau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320"/>
        <w:tab w:val="right" w:leader="none" w:pos="8640"/>
      </w:tabs>
      <w:ind w:hanging="3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320"/>
        <w:tab w:val="right" w:leader="none" w:pos="8640"/>
      </w:tabs>
      <w:ind w:hanging="360"/>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(Oct 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320"/>
        <w:tab w:val="right" w:leader="none" w:pos="8640"/>
      </w:tabs>
      <w:ind w:hanging="36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320"/>
        <w:tab w:val="right" w:leader="none" w:pos="8640"/>
      </w:tabs>
      <w:spacing w:after="0" w:line="200" w:lineRule="auto"/>
      <w:ind w:hanging="360"/>
      <w:jc w:val="left"/>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(Sep 23)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320"/>
        <w:tab w:val="right" w:leader="none" w:pos="8640"/>
      </w:tabs>
      <w:ind w:hanging="360"/>
      <w:rPr>
        <w:color w:val="00000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320"/>
        <w:tab w:val="right" w:leader="none" w:pos="8640"/>
      </w:tabs>
      <w:spacing w:after="0" w:line="200" w:lineRule="auto"/>
      <w:ind w:hanging="360"/>
      <w:jc w:val="left"/>
      <w:rPr>
        <w:rFonts w:ascii="Gadugi" w:cs="Gadugi" w:eastAsia="Gadugi" w:hAnsi="Gadugi"/>
        <w:color w:val="000000"/>
        <w:sz w:val="16"/>
        <w:szCs w:val="16"/>
      </w:rPr>
    </w:pPr>
    <w:r w:rsidDel="00000000" w:rsidR="00000000" w:rsidRPr="00000000">
      <w:rPr>
        <w:rFonts w:ascii="Gadugi" w:cs="Gadugi" w:eastAsia="Gadugi" w:hAnsi="Gadugi"/>
        <w:color w:val="000000"/>
        <w:sz w:val="16"/>
        <w:szCs w:val="16"/>
        <w:rtl w:val="0"/>
      </w:rPr>
      <w:t xml:space="preserve">V4.2 (Oct 24)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rFonts w:ascii="Quattrocento Sans" w:cs="Quattrocento Sans" w:eastAsia="Quattrocento Sans" w:hAnsi="Quattrocento Sans"/>
        <w:b w:val="1"/>
        <w:bCs w:val="1"/>
        <w:i w:val="0"/>
        <w:iCs w:val="0"/>
        <w:smallCaps w:val="0"/>
        <w:strike w:val="0"/>
        <w:sz w:val="20"/>
        <w:szCs w:val="20"/>
        <w:u w:val="none"/>
        <w:vertAlign w:val="baseline"/>
      </w:rPr>
    </w:lvl>
    <w:lvl w:ilvl="1">
      <w:start w:val="1"/>
      <w:numFmt w:val="decimal"/>
      <w:lvlText w:val="%1.%2"/>
      <w:lvlJc w:val="left"/>
      <w:pPr>
        <w:ind w:left="936" w:hanging="576"/>
      </w:pPr>
      <w:rPr>
        <w:rFonts w:ascii="Quattrocento Sans" w:cs="Quattrocento Sans" w:eastAsia="Quattrocento Sans" w:hAnsi="Quattrocento Sans"/>
        <w:b w:val="0"/>
        <w:bCs w:val="0"/>
        <w:i w:val="0"/>
        <w:iCs w:val="0"/>
        <w:smallCaps w:val="0"/>
        <w:strike w:val="0"/>
        <w:sz w:val="20"/>
        <w:szCs w:val="20"/>
        <w:u w:val="none"/>
        <w:vertAlign w:val="baseline"/>
      </w:rPr>
    </w:lvl>
    <w:lvl w:ilvl="2">
      <w:start w:val="1"/>
      <w:numFmt w:val="upperLetter"/>
      <w:lvlText w:val="(%3)"/>
      <w:lvlJc w:val="left"/>
      <w:pPr>
        <w:ind w:left="1440" w:hanging="504"/>
      </w:pPr>
      <w:rPr>
        <w:rFonts w:ascii="Quattrocento Sans" w:cs="Quattrocento Sans" w:eastAsia="Quattrocento Sans" w:hAnsi="Quattrocento Sans"/>
        <w:b w:val="0"/>
        <w:bCs w:val="0"/>
        <w:i w:val="0"/>
        <w:iCs w:val="0"/>
        <w:smallCaps w:val="0"/>
        <w:strike w:val="0"/>
        <w:sz w:val="20"/>
        <w:szCs w:val="20"/>
        <w:u w:val="none"/>
        <w:vertAlign w:val="baseline"/>
      </w:rPr>
    </w:lvl>
    <w:lvl w:ilvl="3">
      <w:start w:val="1"/>
      <w:numFmt w:val="decimal"/>
      <w:lvlText w:val="(%4)"/>
      <w:lvlJc w:val="left"/>
      <w:pPr>
        <w:ind w:left="2160" w:hanging="720"/>
      </w:pPr>
      <w:rPr>
        <w:rFonts w:ascii="Quattrocento Sans" w:cs="Quattrocento Sans" w:eastAsia="Quattrocento Sans" w:hAnsi="Quattrocento Sans"/>
        <w:b w:val="0"/>
        <w:bCs w:val="0"/>
        <w:i w:val="0"/>
        <w:iCs w:val="0"/>
        <w:smallCaps w:val="0"/>
        <w:strike w:val="0"/>
        <w:sz w:val="20"/>
        <w:szCs w:val="20"/>
        <w:u w:val="none"/>
        <w:vertAlign w:val="baseline"/>
      </w:rPr>
    </w:lvl>
    <w:lvl w:ilvl="4">
      <w:start w:val="1"/>
      <w:numFmt w:val="lowerLetter"/>
      <w:lvlText w:val="(%5)"/>
      <w:lvlJc w:val="left"/>
      <w:pPr>
        <w:ind w:left="2592" w:hanging="432"/>
      </w:pPr>
      <w:rPr>
        <w:rFonts w:ascii="Arial" w:cs="Arial" w:eastAsia="Arial" w:hAnsi="Arial"/>
        <w:b w:val="0"/>
        <w:bCs w:val="0"/>
        <w:i w:val="0"/>
        <w:iCs w:val="0"/>
        <w:smallCaps w:val="0"/>
        <w:strike w:val="0"/>
        <w:sz w:val="20"/>
        <w:szCs w:val="20"/>
        <w:u w:val="none"/>
        <w:vertAlign w:val="baseline"/>
      </w:rPr>
    </w:lvl>
    <w:lvl w:ilvl="5">
      <w:start w:val="1"/>
      <w:numFmt w:val="lowerRoman"/>
      <w:lvlText w:val="(%6)"/>
      <w:lvlJc w:val="left"/>
      <w:pPr>
        <w:ind w:left="3168" w:hanging="576"/>
      </w:pPr>
      <w:rPr>
        <w:rFonts w:ascii="Arial" w:cs="Arial" w:eastAsia="Arial" w:hAnsi="Arial"/>
        <w:b w:val="0"/>
        <w:bCs w:val="0"/>
        <w:i w:val="0"/>
        <w:iCs w:val="0"/>
        <w:smallCaps w:val="0"/>
        <w:strike w:val="0"/>
        <w:sz w:val="20"/>
        <w:szCs w:val="20"/>
        <w:u w:val="none"/>
        <w:vertAlign w:val="baseline"/>
      </w:rPr>
    </w:lvl>
    <w:lvl w:ilvl="6">
      <w:start w:val="1"/>
      <w:numFmt w:val="decimal"/>
      <w:lvlText w:val="%7."/>
      <w:lvlJc w:val="left"/>
      <w:pPr>
        <w:ind w:left="3708" w:hanging="540"/>
      </w:pPr>
      <w:rPr>
        <w:rFonts w:ascii="Arial" w:cs="Arial" w:eastAsia="Arial" w:hAnsi="Arial"/>
        <w:b w:val="0"/>
        <w:bCs w:val="0"/>
        <w:i w:val="0"/>
        <w:iCs w:val="0"/>
        <w:smallCaps w:val="0"/>
        <w:strike w:val="0"/>
        <w:sz w:val="20"/>
        <w:szCs w:val="20"/>
        <w:u w:val="none"/>
        <w:vertAlign w:val="baseline"/>
      </w:rPr>
    </w:lvl>
    <w:lvl w:ilvl="7">
      <w:start w:val="1"/>
      <w:numFmt w:val="lowerLetter"/>
      <w:lvlText w:val="%8."/>
      <w:lvlJc w:val="left"/>
      <w:pPr>
        <w:ind w:left="4248" w:hanging="533"/>
      </w:pPr>
      <w:rPr>
        <w:rFonts w:ascii="Arial" w:cs="Arial" w:eastAsia="Arial" w:hAnsi="Arial"/>
        <w:b w:val="0"/>
        <w:bCs w:val="0"/>
        <w:i w:val="0"/>
        <w:iCs w:val="0"/>
        <w:smallCaps w:val="0"/>
        <w:strike w:val="0"/>
        <w:sz w:val="20"/>
        <w:szCs w:val="20"/>
        <w:u w:val="none"/>
        <w:vertAlign w:val="baseline"/>
      </w:rPr>
    </w:lvl>
    <w:lvl w:ilvl="8">
      <w:start w:val="1"/>
      <w:numFmt w:val="lowerRoman"/>
      <w:lvlText w:val="%9."/>
      <w:lvlJc w:val="left"/>
      <w:pPr>
        <w:ind w:left="4788" w:hanging="540"/>
      </w:pPr>
      <w:rPr>
        <w:rFonts w:ascii="Arial" w:cs="Arial" w:eastAsia="Arial" w:hAnsi="Arial"/>
        <w:b w:val="0"/>
        <w:bCs w:val="0"/>
        <w:i w:val="0"/>
        <w:iCs w:val="0"/>
        <w:smallCaps w:val="0"/>
        <w:strike w:val="0"/>
        <w:sz w:val="20"/>
        <w:szCs w:val="20"/>
        <w:u w:val="none"/>
        <w:vertAlign w:val="baseli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hanging="360"/>
    </w:pPr>
    <w:rPr>
      <w:b w:val="1"/>
      <w:bCs w:val="1"/>
    </w:rPr>
  </w:style>
  <w:style w:type="paragraph" w:styleId="Heading2">
    <w:name w:val="heading 2"/>
    <w:basedOn w:val="Normal"/>
    <w:next w:val="Normal"/>
    <w:pPr>
      <w:ind w:left="936" w:hanging="576"/>
    </w:pPr>
    <w:rPr/>
  </w:style>
  <w:style w:type="paragraph" w:styleId="Heading3">
    <w:name w:val="heading 3"/>
    <w:basedOn w:val="Normal"/>
    <w:next w:val="Normal"/>
    <w:pPr>
      <w:ind w:left="1440" w:hanging="504.00000000000006"/>
    </w:pPr>
    <w:rPr/>
  </w:style>
  <w:style w:type="paragraph" w:styleId="Heading4">
    <w:name w:val="heading 4"/>
    <w:basedOn w:val="Normal"/>
    <w:next w:val="Normal"/>
    <w:pPr>
      <w:ind w:left="2160" w:hanging="720"/>
    </w:pPr>
    <w:rPr/>
  </w:style>
  <w:style w:type="paragraph" w:styleId="Heading5">
    <w:name w:val="heading 5"/>
    <w:basedOn w:val="Normal"/>
    <w:next w:val="Normal"/>
    <w:pPr>
      <w:spacing w:after="160" w:lineRule="auto"/>
      <w:ind w:left="2592" w:right="-187" w:hanging="430"/>
    </w:pPr>
    <w:rPr>
      <w:rFonts w:ascii="Helvetica Neue" w:cs="Helvetica Neue" w:eastAsia="Helvetica Neue" w:hAnsi="Helvetica Neue"/>
      <w:sz w:val="18"/>
      <w:szCs w:val="18"/>
    </w:rPr>
  </w:style>
  <w:style w:type="paragraph" w:styleId="Heading6">
    <w:name w:val="heading 6"/>
    <w:basedOn w:val="Normal"/>
    <w:next w:val="Normal"/>
    <w:pPr>
      <w:spacing w:after="60" w:before="240" w:lineRule="auto"/>
      <w:ind w:left="3168" w:hanging="576.0000000000002"/>
    </w:pPr>
    <w:rPr>
      <w:rFonts w:ascii="Helvetica Neue" w:cs="Helvetica Neue" w:eastAsia="Helvetica Neue" w:hAnsi="Helvetica Neue"/>
      <w:i w:val="1"/>
      <w:iCs w:val="1"/>
      <w:sz w:val="22"/>
      <w:szCs w:val="22"/>
    </w:rPr>
  </w:style>
  <w:style w:type="paragraph" w:styleId="Title">
    <w:name w:val="Title"/>
    <w:basedOn w:val="Normal"/>
    <w:next w:val="Normal"/>
    <w:pPr>
      <w:keepNext w:val="1"/>
      <w:spacing w:after="240" w:lineRule="auto"/>
      <w:ind w:left="0"/>
      <w:jc w:val="center"/>
    </w:pPr>
    <w:rPr>
      <w:b w:val="1"/>
      <w:bCs w:val="1"/>
      <w:small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unhideWhenUsed w:val="1"/>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2F6619"/>
    <w:rPr>
      <w:b w:val="1"/>
      <w:bCs w:val="1"/>
    </w:rPr>
  </w:style>
  <w:style w:type="character" w:styleId="CommentSubjectChar" w:customStyle="1">
    <w:name w:val="Comment Subject Char"/>
    <w:basedOn w:val="CommentTextChar"/>
    <w:link w:val="CommentSubject"/>
    <w:uiPriority w:val="99"/>
    <w:semiHidden w:val="1"/>
    <w:rsid w:val="002F6619"/>
    <w:rPr>
      <w:b w:val="1"/>
      <w:bCs w:val="1"/>
    </w:rPr>
  </w:style>
  <w:style w:type="paragraph" w:styleId="Revision">
    <w:name w:val="Revision"/>
    <w:hidden w:val="1"/>
    <w:uiPriority w:val="99"/>
    <w:semiHidden w:val="1"/>
    <w:rsid w:val="002F6619"/>
    <w:pPr>
      <w:spacing w:after="0"/>
      <w:ind w:left="0"/>
      <w:jc w:val="left"/>
    </w:pPr>
  </w:style>
  <w:style w:type="paragraph" w:styleId="Subtitle">
    <w:name w:val="Subtitle"/>
    <w:basedOn w:val="Normal"/>
    <w:next w:val="Normal"/>
    <w:pPr>
      <w:keepNext w:val="1"/>
      <w:spacing w:after="240" w:lineRule="auto"/>
      <w:ind w:left="0"/>
      <w:jc w:val="center"/>
    </w:pPr>
    <w:rPr>
      <w:b w:val="1"/>
      <w:bCs w:val="1"/>
      <w:smallCaps w:val="1"/>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yperlink" Target="https://ec.europa.eu/info/law/law-topic/data-protection/international-dimension-data-protection/adequacy-decisions_e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w3R7LgOqpyrcMqugdLBWGTb0A==">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2025-12-22T11:12:00Z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0x010100292EA6F14C5AE24A8FFA30A42DF6BF46</vt:lpwstr>
  </property>
  <property fmtid="{D5CDD505-2E9C-101B-9397-08002B2CF9AE}" pid="3" name="SWDocID">
    <vt:lpwstr>DM_US 170256855-1.109921.0010</vt:lpwstr>
  </property>
  <property fmtid="{D5CDD505-2E9C-101B-9397-08002B2CF9AE}" pid="4" name="MediaServiceImageTags">
    <vt:lpwstr>MediaServiceImageTags</vt:lpwstr>
  </property>
</Properties>
</file>